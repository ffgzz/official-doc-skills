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0C3D8B4">
      <w:pPr>
        <w:pStyle w:val="7"/>
        <w:tabs>
          <w:tab w:val="left" w:pos="540"/>
        </w:tabs>
        <w:spacing w:before="156" w:beforeLines="50" w:after="156" w:afterLines="50" w:line="420" w:lineRule="exact"/>
        <w:ind w:left="648" w:firstLine="0"/>
        <w:jc w:val="center"/>
        <w:rPr>
          <w:rFonts w:hint="eastAsia" w:ascii="黑体" w:hAnsi="宋体" w:eastAsia="黑体" w:cs="宋体"/>
          <w:kern w:val="0"/>
          <w:sz w:val="32"/>
          <w:szCs w:val="22"/>
        </w:rPr>
      </w:pPr>
      <w:r>
        <w:rPr>
          <w:rFonts w:hint="eastAsia" w:ascii="黑体" w:hAnsi="宋体" w:eastAsia="黑体" w:cs="宋体"/>
          <w:kern w:val="0"/>
          <w:sz w:val="32"/>
          <w:szCs w:val="22"/>
        </w:rPr>
        <w:t>项目立项申请书</w:t>
      </w:r>
    </w:p>
    <w:p w14:paraId="30C3D8B5">
      <w:pPr>
        <w:tabs>
          <w:tab w:val="left" w:pos="4937"/>
        </w:tabs>
        <w:ind w:left="116"/>
        <w:rPr>
          <w:b/>
          <w:sz w:val="24"/>
          <w:szCs w:val="20"/>
        </w:rPr>
      </w:pPr>
    </w:p>
    <w:p w14:paraId="30C3D8B6">
      <w:pPr>
        <w:tabs>
          <w:tab w:val="left" w:pos="5416"/>
        </w:tabs>
        <w:ind w:left="116"/>
        <w:jc w:val="left"/>
        <w:rPr>
          <w:b/>
          <w:sz w:val="24"/>
        </w:rPr>
      </w:pPr>
      <w:r>
        <w:rPr>
          <w:rFonts w:hint="eastAsia"/>
          <w:b/>
          <w:sz w:val="24"/>
        </w:rPr>
        <w:t>申请立项时间：2026年x月x日</w:t>
      </w:r>
      <w:r>
        <w:rPr>
          <w:b/>
          <w:sz w:val="24"/>
        </w:rPr>
        <w:t xml:space="preserve">          </w:t>
      </w:r>
      <w:r>
        <w:rPr>
          <w:rFonts w:hint="eastAsia"/>
          <w:b/>
          <w:sz w:val="24"/>
        </w:rPr>
        <w:t xml:space="preserve"> 项目</w:t>
      </w:r>
      <w:r>
        <w:rPr>
          <w:b/>
          <w:sz w:val="24"/>
        </w:rPr>
        <w:t>编号：CM</w:t>
      </w:r>
      <w:r>
        <w:rPr>
          <w:rFonts w:hint="eastAsia"/>
          <w:b/>
          <w:sz w:val="24"/>
        </w:rPr>
        <w:t>SR</w:t>
      </w:r>
      <w:r>
        <w:rPr>
          <w:b/>
          <w:sz w:val="24"/>
        </w:rPr>
        <w:t>-F06-1-202</w:t>
      </w:r>
      <w:r>
        <w:rPr>
          <w:rFonts w:hint="eastAsia"/>
          <w:b/>
          <w:sz w:val="24"/>
        </w:rPr>
        <w:t>5</w:t>
      </w:r>
      <w:r>
        <w:rPr>
          <w:b/>
          <w:sz w:val="24"/>
        </w:rPr>
        <w:t>-00</w:t>
      </w:r>
      <w:r>
        <w:rPr>
          <w:rFonts w:hint="eastAsia"/>
          <w:b/>
          <w:sz w:val="24"/>
        </w:rPr>
        <w:t>9</w:t>
      </w:r>
    </w:p>
    <w:p w14:paraId="30C3D8B7">
      <w:pPr>
        <w:tabs>
          <w:tab w:val="left" w:pos="5416"/>
        </w:tabs>
        <w:ind w:left="116"/>
        <w:jc w:val="left"/>
        <w:rPr>
          <w:rFonts w:ascii="黑体" w:eastAsia="黑体"/>
          <w:sz w:val="36"/>
          <w:szCs w:val="36"/>
        </w:rPr>
      </w:pPr>
    </w:p>
    <w:tbl>
      <w:tblPr>
        <w:tblStyle w:val="13"/>
        <w:tblW w:w="941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391"/>
        <w:gridCol w:w="7028"/>
      </w:tblGrid>
      <w:tr w14:paraId="30C3D8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2391" w:type="dxa"/>
            <w:vAlign w:val="center"/>
          </w:tcPr>
          <w:p w14:paraId="30C3D8B8">
            <w:pPr>
              <w:pStyle w:val="8"/>
              <w:spacing w:line="390" w:lineRule="exact"/>
              <w:ind w:firstLine="0" w:firstLineChars="0"/>
              <w:jc w:val="center"/>
              <w:rPr>
                <w:rFonts w:hint="eastAsia" w:ascii="宋体" w:hAnsi="宋体"/>
                <w:color w:val="0D0D0D"/>
              </w:rPr>
            </w:pPr>
            <w:r>
              <w:rPr>
                <w:rFonts w:hint="eastAsia" w:ascii="宋体" w:hAnsi="宋体"/>
                <w:color w:val="0D0D0D"/>
              </w:rPr>
              <w:t>项目名称</w:t>
            </w:r>
          </w:p>
        </w:tc>
        <w:tc>
          <w:tcPr>
            <w:tcW w:w="7007" w:type="dxa"/>
            <w:vAlign w:val="center"/>
          </w:tcPr>
          <w:p w14:paraId="30C3D8B9">
            <w:pPr>
              <w:pStyle w:val="8"/>
              <w:spacing w:line="390" w:lineRule="exact"/>
              <w:ind w:left="4" w:leftChars="-14" w:hanging="33" w:hangingChars="14"/>
              <w:jc w:val="left"/>
              <w:rPr>
                <w:rFonts w:hint="eastAsia" w:ascii="宋体" w:hAnsi="宋体"/>
                <w:color w:val="0D0D0D"/>
              </w:rPr>
            </w:pPr>
            <w:r>
              <w:rPr>
                <w:rFonts w:hint="eastAsia"/>
                <w:color w:val="0D0D0D"/>
              </w:rPr>
              <w:t>AI辅助电气系统原理图生成式设计（一期）</w:t>
            </w:r>
          </w:p>
        </w:tc>
      </w:tr>
      <w:tr w14:paraId="30C3D8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49" w:hRule="atLeast"/>
          <w:jc w:val="center"/>
        </w:trPr>
        <w:tc>
          <w:tcPr>
            <w:tcW w:w="2391" w:type="dxa"/>
            <w:vAlign w:val="center"/>
          </w:tcPr>
          <w:p w14:paraId="30C3D8BB">
            <w:pPr>
              <w:pStyle w:val="8"/>
              <w:spacing w:line="390" w:lineRule="exact"/>
              <w:ind w:left="4" w:leftChars="-14" w:hanging="33" w:hangingChars="14"/>
              <w:jc w:val="center"/>
              <w:rPr>
                <w:rFonts w:hint="eastAsia" w:ascii="宋体" w:hAnsi="宋体"/>
                <w:color w:val="0D0D0D"/>
              </w:rPr>
            </w:pPr>
            <w:r>
              <w:rPr>
                <w:rFonts w:hint="eastAsia" w:ascii="宋体" w:hAnsi="宋体"/>
                <w:color w:val="0D0D0D"/>
              </w:rPr>
              <w:t>任务起止时间</w:t>
            </w:r>
          </w:p>
        </w:tc>
        <w:tc>
          <w:tcPr>
            <w:tcW w:w="7007" w:type="dxa"/>
            <w:vAlign w:val="center"/>
          </w:tcPr>
          <w:p w14:paraId="30C3D8BC">
            <w:pPr>
              <w:pStyle w:val="8"/>
              <w:spacing w:line="390" w:lineRule="exact"/>
              <w:ind w:firstLine="0" w:firstLineChars="0"/>
              <w:rPr>
                <w:rFonts w:hint="eastAsia" w:ascii="宋体" w:hAnsi="宋体"/>
                <w:color w:val="0D0D0D"/>
              </w:rPr>
            </w:pPr>
            <w:r>
              <w:rPr>
                <w:rFonts w:hint="eastAsia" w:hAnsi="宋体" w:cs="宋体"/>
              </w:rPr>
              <w:t>2026年1月1日 至 2027年6月30日</w:t>
            </w:r>
          </w:p>
        </w:tc>
      </w:tr>
      <w:tr w14:paraId="30C3D8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49" w:hRule="atLeast"/>
          <w:jc w:val="center"/>
        </w:trPr>
        <w:tc>
          <w:tcPr>
            <w:tcW w:w="9398" w:type="dxa"/>
            <w:gridSpan w:val="2"/>
            <w:vAlign w:val="center"/>
          </w:tcPr>
          <w:p w14:paraId="30C3D8BE">
            <w:pPr>
              <w:spacing w:line="560" w:lineRule="exact"/>
              <w:ind w:firstLine="482" w:firstLineChars="200"/>
              <w:rPr>
                <w:rFonts w:hint="eastAsia" w:ascii="宋体" w:hAnsi="宋体" w:cs="仿宋"/>
                <w:b/>
                <w:bCs/>
                <w:kern w:val="0"/>
                <w:sz w:val="24"/>
              </w:rPr>
            </w:pPr>
            <w:r>
              <w:rPr>
                <w:rFonts w:hint="eastAsia" w:ascii="宋体" w:hAnsi="宋体" w:cs="仿宋"/>
                <w:b/>
                <w:bCs/>
                <w:kern w:val="0"/>
                <w:sz w:val="24"/>
              </w:rPr>
              <w:t>一、立项目的：</w:t>
            </w:r>
          </w:p>
          <w:p w14:paraId="30C3D8BF">
            <w:pPr>
              <w:spacing w:line="560" w:lineRule="exact"/>
              <w:ind w:firstLine="480" w:firstLineChars="200"/>
              <w:rPr>
                <w:rFonts w:hint="eastAsia" w:ascii="宋体" w:hAnsi="宋体" w:cs="仿宋"/>
                <w:kern w:val="0"/>
                <w:sz w:val="24"/>
              </w:rPr>
            </w:pPr>
            <w:bookmarkStart w:id="0" w:name="OLE_LINK3"/>
            <w:r>
              <w:rPr>
                <w:rFonts w:hint="eastAsia" w:ascii="宋体" w:hAnsi="宋体" w:cs="仿宋"/>
                <w:kern w:val="0"/>
                <w:sz w:val="24"/>
              </w:rPr>
              <w:t>1.战略价值​</w:t>
            </w:r>
          </w:p>
          <w:p w14:paraId="30C3D8C0">
            <w:pPr>
              <w:spacing w:line="560" w:lineRule="exact"/>
              <w:ind w:firstLine="480" w:firstLineChars="200"/>
              <w:rPr>
                <w:rFonts w:hint="eastAsia" w:ascii="宋体" w:hAnsi="宋体" w:cs="仿宋"/>
                <w:kern w:val="0"/>
                <w:sz w:val="24"/>
              </w:rPr>
            </w:pPr>
            <w:r>
              <w:rPr>
                <w:rFonts w:ascii="宋体" w:hAnsi="宋体" w:cs="仿宋"/>
                <w:kern w:val="0"/>
                <w:sz w:val="24"/>
              </w:rPr>
              <w:t>项目紧扣集团“AI</w:t>
            </w:r>
            <w:r>
              <w:rPr>
                <w:rFonts w:hint="eastAsia" w:ascii="宋体" w:hAnsi="宋体" w:cs="仿宋"/>
                <w:kern w:val="0"/>
                <w:sz w:val="24"/>
              </w:rPr>
              <w:t>+高端装备</w:t>
            </w:r>
            <w:r>
              <w:rPr>
                <w:rFonts w:ascii="宋体" w:hAnsi="宋体" w:cs="仿宋"/>
                <w:kern w:val="0"/>
                <w:sz w:val="24"/>
              </w:rPr>
              <w:t>”专项任务部署，围绕船舶电气设计这一核心场景，贯彻集团智能化转型与设计数字化升级要求，是推动船舶设计由经验驱动向规则驱动、由人工绘制向生成式设计转型的重要实践。</w:t>
            </w:r>
            <w:r>
              <w:rPr>
                <w:rFonts w:hint="eastAsia" w:ascii="宋体" w:hAnsi="宋体" w:cs="仿宋"/>
                <w:kern w:val="0"/>
                <w:sz w:val="24"/>
              </w:rPr>
              <w:t>电气</w:t>
            </w:r>
            <w:r>
              <w:rPr>
                <w:rFonts w:ascii="宋体" w:hAnsi="宋体" w:cs="仿宋"/>
                <w:kern w:val="0"/>
                <w:sz w:val="24"/>
              </w:rPr>
              <w:t>系统原理图设计贯穿详细设计全过程，是保障供电安全性与系统可靠性的关键专业环节。本项目通过构建负荷驱动、规则推理、自动生成</w:t>
            </w:r>
            <w:r>
              <w:rPr>
                <w:rFonts w:hint="eastAsia" w:ascii="宋体" w:hAnsi="宋体" w:cs="仿宋"/>
                <w:kern w:val="0"/>
                <w:sz w:val="24"/>
              </w:rPr>
              <w:t>、布局优化</w:t>
            </w:r>
            <w:r>
              <w:rPr>
                <w:rFonts w:ascii="宋体" w:hAnsi="宋体" w:cs="仿宋"/>
                <w:kern w:val="0"/>
                <w:sz w:val="24"/>
              </w:rPr>
              <w:t>与智能校验相结合的设计体系，形成可复制、可推广的工程化能力，为船型批量化设计与高效率交付提供技术支撑，对提升集团在高端装备领域的设计智能化水平具有示范意义</w:t>
            </w:r>
            <w:r>
              <w:rPr>
                <w:rFonts w:hint="eastAsia" w:ascii="宋体" w:hAnsi="宋体" w:cs="仿宋"/>
                <w:kern w:val="0"/>
                <w:sz w:val="24"/>
              </w:rPr>
              <w:t>。</w:t>
            </w:r>
          </w:p>
          <w:p w14:paraId="30C3D8C1">
            <w:pPr>
              <w:spacing w:line="560" w:lineRule="exact"/>
              <w:ind w:firstLine="480" w:firstLineChars="200"/>
              <w:rPr>
                <w:rFonts w:hint="eastAsia" w:ascii="宋体" w:hAnsi="宋体" w:cs="仿宋"/>
                <w:kern w:val="0"/>
                <w:sz w:val="24"/>
              </w:rPr>
            </w:pPr>
            <w:r>
              <w:rPr>
                <w:rFonts w:hint="eastAsia" w:ascii="宋体" w:hAnsi="宋体" w:cs="仿宋"/>
                <w:kern w:val="0"/>
                <w:sz w:val="24"/>
              </w:rPr>
              <w:t>2.技术价值</w:t>
            </w:r>
          </w:p>
          <w:p w14:paraId="271723EB">
            <w:pPr>
              <w:spacing w:line="560" w:lineRule="exact"/>
              <w:ind w:firstLine="480" w:firstLineChars="200"/>
              <w:rPr>
                <w:rFonts w:hint="eastAsia" w:ascii="宋体" w:hAnsi="宋体" w:cs="仿宋"/>
                <w:kern w:val="0"/>
                <w:sz w:val="24"/>
              </w:rPr>
            </w:pPr>
            <w:r>
              <w:rPr>
                <w:rFonts w:ascii="宋体" w:hAnsi="宋体" w:cs="仿宋"/>
                <w:kern w:val="0"/>
                <w:sz w:val="24"/>
              </w:rPr>
              <w:t>基于负载清单的配电原理自动生成研究与应用，通过对船舶配电设计规范进行结构化抽取，并对舱室类型、负荷类别与供电策略之间的逻辑关系进行规则建模，实现供电方案由数据驱动自动推理生成。系统能够依据负荷清单自动形成配电结构框架，改变传统依赖人工经验确定供电模式的设计方式，提升设计一致性与规范符合性。</w:t>
            </w:r>
          </w:p>
          <w:p w14:paraId="3DC9BC72">
            <w:pPr>
              <w:spacing w:line="560" w:lineRule="exact"/>
              <w:ind w:firstLine="480" w:firstLineChars="200"/>
              <w:rPr>
                <w:rFonts w:hint="eastAsia" w:ascii="宋体" w:hAnsi="宋体" w:cs="仿宋"/>
                <w:kern w:val="0"/>
                <w:sz w:val="24"/>
              </w:rPr>
            </w:pPr>
            <w:r>
              <w:rPr>
                <w:rFonts w:ascii="宋体" w:hAnsi="宋体" w:cs="仿宋"/>
                <w:kern w:val="0"/>
                <w:sz w:val="24"/>
              </w:rPr>
              <w:t>配电系统原理图智能绘制与布局的研究与应用，通过建立标准化、参数化的电气图元模型体系，并定义图元之间的连接规则与生成逻辑，开发绘图引擎，实现配电系统原理图由结构数据自动生成。该机制不仅提高绘图效率，更实现图纸表达与设计结构之间的内在一致，为后续拓扑分析与自动校核提供基础条件。</w:t>
            </w:r>
          </w:p>
          <w:p w14:paraId="7F4F4597">
            <w:pPr>
              <w:spacing w:line="560" w:lineRule="exact"/>
              <w:ind w:firstLine="480" w:firstLineChars="200"/>
              <w:rPr>
                <w:rFonts w:hint="eastAsia" w:ascii="宋体" w:hAnsi="宋体" w:cs="仿宋"/>
                <w:kern w:val="0"/>
                <w:sz w:val="24"/>
              </w:rPr>
            </w:pPr>
            <w:r>
              <w:rPr>
                <w:rFonts w:ascii="宋体" w:hAnsi="宋体" w:cs="仿宋"/>
                <w:kern w:val="0"/>
                <w:sz w:val="24"/>
              </w:rPr>
              <w:t>基于配电拓扑的一致性智能校验与参数核算的研究与应用，通过构建负荷等级、供电策略与回路容量之间的计算模型，实现对供电合理性与容量匹配性的自动验证。系统能够对负荷清单解析结果与生成的供电结构进行一致性比对与容量核算，自动识别逻辑冲突与配置不合理问题，降低人工复核风险，提高设计可靠性。</w:t>
            </w:r>
          </w:p>
          <w:p w14:paraId="1F2DAC71">
            <w:pPr>
              <w:spacing w:line="560" w:lineRule="exact"/>
              <w:ind w:firstLine="480" w:firstLineChars="200"/>
              <w:rPr>
                <w:rFonts w:hint="eastAsia" w:ascii="宋体" w:hAnsi="宋体" w:cs="仿宋"/>
                <w:kern w:val="0"/>
                <w:sz w:val="24"/>
              </w:rPr>
            </w:pPr>
            <w:r>
              <w:rPr>
                <w:rFonts w:ascii="宋体" w:hAnsi="宋体" w:cs="仿宋"/>
                <w:kern w:val="0"/>
                <w:sz w:val="24"/>
              </w:rPr>
              <w:t>舱室照明照度计算与灯具智能选型的研究与应用，通过构建灯具规格参数数据库与光学特性模型，实现舱室照度计算与灯具选型的自动化辅助，提高照明设计效率与计算准确性，减少重复性人工核算工作。</w:t>
            </w:r>
          </w:p>
          <w:p w14:paraId="363D24D2">
            <w:pPr>
              <w:spacing w:line="560" w:lineRule="exact"/>
              <w:ind w:firstLine="480" w:firstLineChars="200"/>
              <w:rPr>
                <w:rFonts w:hint="eastAsia" w:ascii="宋体" w:hAnsi="宋体" w:cs="仿宋"/>
                <w:kern w:val="0"/>
                <w:sz w:val="24"/>
              </w:rPr>
            </w:pPr>
            <w:r>
              <w:rPr>
                <w:rFonts w:ascii="宋体" w:hAnsi="宋体" w:cs="仿宋"/>
                <w:kern w:val="0"/>
                <w:sz w:val="24"/>
              </w:rPr>
              <w:t>舱室</w:t>
            </w:r>
            <w:r>
              <w:rPr>
                <w:rFonts w:hint="eastAsia" w:ascii="宋体" w:hAnsi="宋体" w:cs="仿宋"/>
                <w:kern w:val="0"/>
                <w:sz w:val="24"/>
              </w:rPr>
              <w:t>照明</w:t>
            </w:r>
            <w:r>
              <w:rPr>
                <w:rFonts w:ascii="宋体" w:hAnsi="宋体" w:cs="仿宋"/>
                <w:kern w:val="0"/>
                <w:sz w:val="24"/>
              </w:rPr>
              <w:t>设备二维智能布局与优化技术的研究与应用，通过舱室几何边界建模、设备规格参数化建模与空间约束规则表达，实现</w:t>
            </w:r>
            <w:r>
              <w:rPr>
                <w:rFonts w:hint="eastAsia" w:ascii="宋体" w:hAnsi="宋体" w:cs="仿宋"/>
                <w:kern w:val="0"/>
                <w:sz w:val="24"/>
              </w:rPr>
              <w:t>照明</w:t>
            </w:r>
            <w:r>
              <w:rPr>
                <w:rFonts w:ascii="宋体" w:hAnsi="宋体" w:cs="仿宋"/>
                <w:kern w:val="0"/>
                <w:sz w:val="24"/>
              </w:rPr>
              <w:t>设备在二维空间内的智能布局与优化，使</w:t>
            </w:r>
            <w:r>
              <w:rPr>
                <w:rFonts w:hint="eastAsia" w:ascii="宋体" w:hAnsi="宋体" w:cs="仿宋"/>
                <w:kern w:val="0"/>
                <w:sz w:val="24"/>
              </w:rPr>
              <w:t>电气</w:t>
            </w:r>
            <w:r>
              <w:rPr>
                <w:rFonts w:ascii="宋体" w:hAnsi="宋体" w:cs="仿宋"/>
                <w:kern w:val="0"/>
                <w:sz w:val="24"/>
              </w:rPr>
              <w:t>系统设计与空间布置形成协同关系，提高设计整体合理性与实施可行性。</w:t>
            </w:r>
          </w:p>
          <w:bookmarkEnd w:id="0"/>
          <w:p w14:paraId="30C3D8C5">
            <w:pPr>
              <w:pStyle w:val="8"/>
              <w:spacing w:line="390" w:lineRule="exact"/>
              <w:ind w:firstLine="0" w:firstLineChars="0"/>
              <w:rPr>
                <w:rFonts w:hint="eastAsia" w:hAnsi="宋体" w:cs="宋体"/>
              </w:rPr>
            </w:pPr>
          </w:p>
        </w:tc>
      </w:tr>
      <w:tr w14:paraId="30C3D9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552" w:hRule="atLeast"/>
          <w:jc w:val="center"/>
        </w:trPr>
        <w:tc>
          <w:tcPr>
            <w:tcW w:w="9398" w:type="dxa"/>
            <w:gridSpan w:val="2"/>
          </w:tcPr>
          <w:p w14:paraId="30C3D8C7">
            <w:pPr>
              <w:pStyle w:val="8"/>
              <w:spacing w:line="365" w:lineRule="auto"/>
              <w:ind w:firstLine="0" w:firstLineChars="0"/>
              <w:rPr>
                <w:rFonts w:hint="eastAsia" w:ascii="宋体" w:hAnsi="宋体"/>
                <w:b/>
                <w:bCs/>
                <w:color w:val="0D0D0D"/>
              </w:rPr>
            </w:pPr>
            <w:r>
              <w:rPr>
                <w:rFonts w:hint="eastAsia" w:ascii="宋体" w:hAnsi="宋体"/>
                <w:b/>
                <w:bCs/>
                <w:color w:val="0D0D0D"/>
              </w:rPr>
              <w:t>二、研发模式</w:t>
            </w:r>
          </w:p>
          <w:p w14:paraId="30C3D8C8">
            <w:pPr>
              <w:pStyle w:val="8"/>
              <w:spacing w:line="365" w:lineRule="auto"/>
              <w:rPr>
                <w:rFonts w:hint="eastAsia" w:ascii="宋体" w:hAnsi="宋体"/>
                <w:color w:val="0D0D0D"/>
              </w:rPr>
            </w:pPr>
            <w:r>
              <w:rPr>
                <w:rFonts w:hint="eastAsia"/>
                <w:color w:val="0D0D0D"/>
              </w:rPr>
              <w:t>项目按照课题进行研发与建设</w:t>
            </w:r>
            <w:r>
              <w:rPr>
                <w:rFonts w:hint="eastAsia" w:ascii="宋体" w:hAnsi="宋体"/>
                <w:color w:val="0D0D0D"/>
              </w:rPr>
              <w:t>。</w:t>
            </w:r>
          </w:p>
          <w:p w14:paraId="30C3D8C9">
            <w:pPr>
              <w:pStyle w:val="2"/>
              <w:spacing w:before="0" w:beforeAutospacing="0" w:after="0" w:afterAutospacing="0"/>
              <w:jc w:val="center"/>
            </w:pPr>
            <w:r>
              <w:rPr>
                <w:rFonts w:hint="eastAsia" w:ascii="宋体" w:hAnsi="宋体" w:eastAsia="宋体" w:cs="仿宋"/>
                <w:kern w:val="0"/>
                <w:sz w:val="24"/>
                <w:szCs w:val="24"/>
              </w:rPr>
              <w:t>课题1基于负载清单的配电原理自动生成</w:t>
            </w:r>
          </w:p>
          <w:tbl>
            <w:tblPr>
              <w:tblStyle w:val="14"/>
              <w:tblW w:w="91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4539"/>
              <w:gridCol w:w="1456"/>
              <w:gridCol w:w="1399"/>
            </w:tblGrid>
            <w:tr w14:paraId="30C3D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968" w:type="pct"/>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30C3D8CA">
                  <w:pPr>
                    <w:jc w:val="center"/>
                    <w:rPr>
                      <w:rFonts w:hint="eastAsia" w:ascii="宋体" w:hAnsi="宋体"/>
                      <w:b/>
                      <w:szCs w:val="21"/>
                    </w:rPr>
                  </w:pPr>
                  <w:r>
                    <w:rPr>
                      <w:rFonts w:hint="eastAsia" w:ascii="宋体" w:hAnsi="宋体"/>
                      <w:b/>
                      <w:szCs w:val="21"/>
                    </w:rPr>
                    <w:t>子课题</w:t>
                  </w:r>
                </w:p>
              </w:tc>
              <w:tc>
                <w:tcPr>
                  <w:tcW w:w="247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CB">
                  <w:pPr>
                    <w:jc w:val="center"/>
                    <w:rPr>
                      <w:rFonts w:hint="eastAsia" w:ascii="宋体" w:hAnsi="宋体"/>
                      <w:b/>
                      <w:szCs w:val="21"/>
                    </w:rPr>
                  </w:pPr>
                  <w:r>
                    <w:rPr>
                      <w:rFonts w:ascii="宋体" w:hAnsi="宋体"/>
                      <w:b/>
                      <w:szCs w:val="21"/>
                    </w:rPr>
                    <w:t>任务</w:t>
                  </w:r>
                </w:p>
              </w:tc>
              <w:tc>
                <w:tcPr>
                  <w:tcW w:w="79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CC">
                  <w:pPr>
                    <w:jc w:val="center"/>
                    <w:rPr>
                      <w:rFonts w:hint="eastAsia" w:ascii="宋体" w:hAnsi="宋体"/>
                      <w:b/>
                      <w:szCs w:val="21"/>
                    </w:rPr>
                  </w:pPr>
                  <w:r>
                    <w:rPr>
                      <w:rFonts w:hint="eastAsia" w:ascii="宋体" w:hAnsi="宋体"/>
                      <w:b/>
                      <w:szCs w:val="21"/>
                    </w:rPr>
                    <w:t>牵头单位</w:t>
                  </w:r>
                </w:p>
              </w:tc>
              <w:tc>
                <w:tcPr>
                  <w:tcW w:w="76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CD">
                  <w:pPr>
                    <w:jc w:val="center"/>
                    <w:rPr>
                      <w:rFonts w:hint="eastAsia" w:ascii="宋体" w:hAnsi="宋体"/>
                      <w:b/>
                      <w:szCs w:val="21"/>
                    </w:rPr>
                  </w:pPr>
                  <w:r>
                    <w:rPr>
                      <w:rFonts w:hint="eastAsia" w:ascii="宋体" w:hAnsi="宋体"/>
                      <w:b/>
                      <w:szCs w:val="21"/>
                    </w:rPr>
                    <w:t>参研单位</w:t>
                  </w:r>
                </w:p>
              </w:tc>
            </w:tr>
            <w:tr w14:paraId="30C3D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6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CF">
                  <w:pPr>
                    <w:rPr>
                      <w:rFonts w:hint="eastAsia" w:ascii="宋体" w:hAnsi="宋体"/>
                      <w:szCs w:val="21"/>
                    </w:rPr>
                  </w:pPr>
                  <w:r>
                    <w:rPr>
                      <w:rFonts w:hint="eastAsia"/>
                    </w:rPr>
                    <w:t>1.1船舶配电知识建模与供电策略推理</w:t>
                  </w:r>
                </w:p>
              </w:tc>
              <w:tc>
                <w:tcPr>
                  <w:tcW w:w="247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8291C6D">
                  <w:pPr>
                    <w:rPr>
                      <w:rFonts w:hint="eastAsia" w:ascii="宋体" w:hAnsi="宋体"/>
                      <w:szCs w:val="21"/>
                    </w:rPr>
                  </w:pPr>
                  <w:r>
                    <w:rPr>
                      <w:rFonts w:hint="eastAsia" w:ascii="宋体" w:hAnsi="宋体"/>
                      <w:szCs w:val="21"/>
                    </w:rPr>
                    <w:t>1.1.1船舶配电设计规范的结构化抽取与知识建模</w:t>
                  </w:r>
                </w:p>
                <w:p w14:paraId="0C3471D8">
                  <w:pPr>
                    <w:rPr>
                      <w:rFonts w:hint="eastAsia" w:ascii="宋体" w:hAnsi="宋体"/>
                      <w:szCs w:val="21"/>
                    </w:rPr>
                  </w:pPr>
                  <w:r>
                    <w:rPr>
                      <w:rFonts w:hint="eastAsia" w:ascii="宋体" w:hAnsi="宋体"/>
                      <w:szCs w:val="21"/>
                    </w:rPr>
                    <w:t>1.1.2舱室类型及负荷类别规则的语义建模</w:t>
                  </w:r>
                </w:p>
                <w:p w14:paraId="30C3D8D1">
                  <w:pPr>
                    <w:rPr>
                      <w:rFonts w:hint="eastAsia" w:ascii="宋体" w:hAnsi="宋体"/>
                      <w:szCs w:val="21"/>
                    </w:rPr>
                  </w:pPr>
                  <w:r>
                    <w:rPr>
                      <w:rFonts w:hint="eastAsia" w:ascii="宋体" w:hAnsi="宋体"/>
                      <w:szCs w:val="21"/>
                    </w:rPr>
                    <w:t>1.1.3设备选型规则与多供电模式策略建模</w:t>
                  </w:r>
                </w:p>
              </w:tc>
              <w:tc>
                <w:tcPr>
                  <w:tcW w:w="79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D2">
                  <w:pPr>
                    <w:jc w:val="center"/>
                    <w:rPr>
                      <w:rFonts w:hint="eastAsia" w:ascii="宋体" w:hAnsi="宋体"/>
                      <w:szCs w:val="21"/>
                    </w:rPr>
                  </w:pPr>
                  <w:r>
                    <w:rPr>
                      <w:rFonts w:ascii="宋体" w:hAnsi="宋体"/>
                      <w:szCs w:val="21"/>
                    </w:rPr>
                    <w:t>上海研究院</w:t>
                  </w:r>
                </w:p>
              </w:tc>
              <w:tc>
                <w:tcPr>
                  <w:tcW w:w="76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D3">
                  <w:pPr>
                    <w:jc w:val="center"/>
                    <w:rPr>
                      <w:rFonts w:hint="eastAsia" w:ascii="宋体" w:hAnsi="宋体"/>
                      <w:szCs w:val="21"/>
                    </w:rPr>
                  </w:pPr>
                </w:p>
              </w:tc>
            </w:tr>
            <w:tr w14:paraId="30C3D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6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D5">
                  <w:pPr>
                    <w:rPr>
                      <w:rFonts w:hint="eastAsia" w:ascii="宋体" w:hAnsi="宋体"/>
                      <w:szCs w:val="21"/>
                    </w:rPr>
                  </w:pPr>
                  <w:r>
                    <w:rPr>
                      <w:rFonts w:hint="eastAsia"/>
                    </w:rPr>
                    <w:t>1.2舱室图纸识别与空间语义建模</w:t>
                  </w:r>
                </w:p>
              </w:tc>
              <w:tc>
                <w:tcPr>
                  <w:tcW w:w="247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A4E1812">
                  <w:pPr>
                    <w:rPr>
                      <w:rFonts w:hint="eastAsia" w:ascii="宋体" w:hAnsi="宋体"/>
                      <w:szCs w:val="21"/>
                    </w:rPr>
                  </w:pPr>
                  <w:r>
                    <w:rPr>
                      <w:rFonts w:hint="eastAsia" w:ascii="宋体" w:hAnsi="宋体"/>
                      <w:szCs w:val="21"/>
                    </w:rPr>
                    <w:t>1.2.1舱室布置图识别与语义划分</w:t>
                  </w:r>
                </w:p>
                <w:p w14:paraId="30FE57A3">
                  <w:pPr>
                    <w:rPr>
                      <w:rFonts w:hint="eastAsia" w:ascii="宋体" w:hAnsi="宋体"/>
                      <w:szCs w:val="21"/>
                    </w:rPr>
                  </w:pPr>
                  <w:r>
                    <w:rPr>
                      <w:rFonts w:hint="eastAsia" w:ascii="宋体" w:hAnsi="宋体"/>
                      <w:szCs w:val="21"/>
                    </w:rPr>
                    <w:t>1.2.2舱室属性建模与空间关系识别</w:t>
                  </w:r>
                </w:p>
                <w:p w14:paraId="30C3D8D7">
                  <w:pPr>
                    <w:rPr>
                      <w:rFonts w:hint="eastAsia" w:ascii="宋体" w:hAnsi="宋体"/>
                      <w:szCs w:val="21"/>
                    </w:rPr>
                  </w:pPr>
                  <w:r>
                    <w:rPr>
                      <w:rFonts w:hint="eastAsia" w:ascii="宋体" w:hAnsi="宋体"/>
                      <w:szCs w:val="21"/>
                    </w:rPr>
                    <w:t>1.2.3负荷清单解析与空间关联匹配</w:t>
                  </w:r>
                </w:p>
              </w:tc>
              <w:tc>
                <w:tcPr>
                  <w:tcW w:w="79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D8">
                  <w:pPr>
                    <w:jc w:val="center"/>
                    <w:rPr>
                      <w:rFonts w:hint="eastAsia" w:ascii="宋体" w:hAnsi="宋体"/>
                      <w:szCs w:val="21"/>
                    </w:rPr>
                  </w:pPr>
                  <w:r>
                    <w:rPr>
                      <w:rFonts w:hint="eastAsia" w:ascii="宋体" w:hAnsi="宋体"/>
                      <w:szCs w:val="21"/>
                    </w:rPr>
                    <w:t>上海研究院</w:t>
                  </w:r>
                </w:p>
              </w:tc>
              <w:tc>
                <w:tcPr>
                  <w:tcW w:w="76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D9">
                  <w:pPr>
                    <w:jc w:val="center"/>
                    <w:rPr>
                      <w:rFonts w:hint="eastAsia" w:ascii="宋体" w:hAnsi="宋体"/>
                      <w:szCs w:val="21"/>
                    </w:rPr>
                  </w:pPr>
                </w:p>
              </w:tc>
            </w:tr>
            <w:tr w14:paraId="30C3D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6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DB">
                  <w:pPr>
                    <w:rPr>
                      <w:rFonts w:hint="eastAsia" w:ascii="宋体" w:hAnsi="宋体"/>
                      <w:szCs w:val="21"/>
                    </w:rPr>
                  </w:pPr>
                  <w:r>
                    <w:rPr>
                      <w:rFonts w:hint="eastAsia"/>
                    </w:rPr>
                    <w:t>1.3配电拓扑数据结构与存储方案设计</w:t>
                  </w:r>
                </w:p>
              </w:tc>
              <w:tc>
                <w:tcPr>
                  <w:tcW w:w="247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AC83D3B">
                  <w:pPr>
                    <w:rPr>
                      <w:rFonts w:hint="eastAsia" w:ascii="宋体" w:hAnsi="宋体"/>
                      <w:szCs w:val="21"/>
                    </w:rPr>
                  </w:pPr>
                  <w:r>
                    <w:rPr>
                      <w:rFonts w:hint="eastAsia" w:ascii="宋体" w:hAnsi="宋体"/>
                      <w:szCs w:val="21"/>
                    </w:rPr>
                    <w:t>1.3.1配电设备知识模型定义</w:t>
                  </w:r>
                </w:p>
                <w:p w14:paraId="4EE1E583">
                  <w:pPr>
                    <w:rPr>
                      <w:rFonts w:hint="eastAsia" w:ascii="宋体" w:hAnsi="宋体"/>
                      <w:szCs w:val="21"/>
                    </w:rPr>
                  </w:pPr>
                  <w:r>
                    <w:rPr>
                      <w:rFonts w:hint="eastAsia" w:ascii="宋体" w:hAnsi="宋体"/>
                      <w:szCs w:val="21"/>
                    </w:rPr>
                    <w:t>1.3.2图数据库/树结构拓扑设计</w:t>
                  </w:r>
                </w:p>
                <w:p w14:paraId="30C3D8DE">
                  <w:pPr>
                    <w:rPr>
                      <w:rFonts w:hint="eastAsia" w:ascii="宋体" w:hAnsi="宋体"/>
                      <w:szCs w:val="21"/>
                    </w:rPr>
                  </w:pPr>
                  <w:r>
                    <w:rPr>
                      <w:rFonts w:hint="eastAsia" w:ascii="宋体" w:hAnsi="宋体"/>
                      <w:szCs w:val="21"/>
                    </w:rPr>
                    <w:t>1.3.3拓扑查询与路径搜索算法</w:t>
                  </w:r>
                </w:p>
              </w:tc>
              <w:tc>
                <w:tcPr>
                  <w:tcW w:w="79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DF">
                  <w:pPr>
                    <w:jc w:val="center"/>
                    <w:rPr>
                      <w:rFonts w:hint="eastAsia" w:ascii="宋体" w:hAnsi="宋体"/>
                      <w:szCs w:val="21"/>
                    </w:rPr>
                  </w:pPr>
                  <w:r>
                    <w:rPr>
                      <w:rFonts w:hint="eastAsia" w:ascii="宋体" w:hAnsi="宋体"/>
                      <w:szCs w:val="21"/>
                    </w:rPr>
                    <w:t>上海研究院</w:t>
                  </w:r>
                </w:p>
              </w:tc>
              <w:tc>
                <w:tcPr>
                  <w:tcW w:w="76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E0">
                  <w:pPr>
                    <w:jc w:val="center"/>
                    <w:rPr>
                      <w:rFonts w:hint="eastAsia" w:ascii="宋体" w:hAnsi="宋体"/>
                      <w:szCs w:val="21"/>
                    </w:rPr>
                  </w:pPr>
                </w:p>
              </w:tc>
            </w:tr>
            <w:tr w14:paraId="4750F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6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B139069">
                  <w:r>
                    <w:rPr>
                      <w:rFonts w:hint="eastAsia"/>
                    </w:rPr>
                    <w:t>1.4生成式配电拓扑自动构建算法</w:t>
                  </w:r>
                </w:p>
              </w:tc>
              <w:tc>
                <w:tcPr>
                  <w:tcW w:w="247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27C38B5">
                  <w:pPr>
                    <w:rPr>
                      <w:rFonts w:hint="eastAsia" w:ascii="宋体" w:hAnsi="宋体"/>
                      <w:szCs w:val="21"/>
                    </w:rPr>
                  </w:pPr>
                  <w:r>
                    <w:rPr>
                      <w:rFonts w:hint="eastAsia" w:ascii="宋体" w:hAnsi="宋体"/>
                      <w:szCs w:val="21"/>
                    </w:rPr>
                    <w:t>1.4.1配电设备选型库构建</w:t>
                  </w:r>
                </w:p>
                <w:p w14:paraId="72983318">
                  <w:pPr>
                    <w:rPr>
                      <w:rFonts w:hint="eastAsia" w:ascii="宋体" w:hAnsi="宋体"/>
                      <w:szCs w:val="21"/>
                    </w:rPr>
                  </w:pPr>
                  <w:r>
                    <w:rPr>
                      <w:rFonts w:hint="eastAsia" w:ascii="宋体" w:hAnsi="宋体"/>
                      <w:szCs w:val="21"/>
                    </w:rPr>
                    <w:t>1.4.2基于规则的拓扑生成流程</w:t>
                  </w:r>
                </w:p>
                <w:p w14:paraId="53ED1A87">
                  <w:pPr>
                    <w:rPr>
                      <w:rFonts w:hint="eastAsia" w:ascii="宋体" w:hAnsi="宋体"/>
                      <w:szCs w:val="21"/>
                    </w:rPr>
                  </w:pPr>
                  <w:r>
                    <w:rPr>
                      <w:rFonts w:hint="eastAsia" w:ascii="宋体" w:hAnsi="宋体"/>
                      <w:szCs w:val="21"/>
                    </w:rPr>
                    <w:t>1.4.3多约束条件与优化目标定义</w:t>
                  </w:r>
                </w:p>
                <w:p w14:paraId="7897EEF9">
                  <w:pPr>
                    <w:rPr>
                      <w:rFonts w:hint="eastAsia" w:ascii="宋体" w:hAnsi="宋体"/>
                      <w:szCs w:val="21"/>
                    </w:rPr>
                  </w:pPr>
                  <w:r>
                    <w:rPr>
                      <w:rFonts w:hint="eastAsia" w:ascii="宋体" w:hAnsi="宋体"/>
                      <w:szCs w:val="21"/>
                    </w:rPr>
                    <w:t>1.4.4负荷均衡与配电拓扑优化求解算法</w:t>
                  </w:r>
                </w:p>
              </w:tc>
              <w:tc>
                <w:tcPr>
                  <w:tcW w:w="79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7B7B6B2">
                  <w:pPr>
                    <w:jc w:val="center"/>
                    <w:rPr>
                      <w:rFonts w:hint="eastAsia" w:ascii="宋体" w:hAnsi="宋体"/>
                      <w:szCs w:val="21"/>
                    </w:rPr>
                  </w:pPr>
                  <w:r>
                    <w:rPr>
                      <w:rFonts w:ascii="宋体" w:hAnsi="宋体"/>
                      <w:szCs w:val="21"/>
                    </w:rPr>
                    <w:t>上海研究院</w:t>
                  </w:r>
                </w:p>
              </w:tc>
              <w:tc>
                <w:tcPr>
                  <w:tcW w:w="76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DE8CEC3">
                  <w:pPr>
                    <w:jc w:val="center"/>
                    <w:rPr>
                      <w:rFonts w:hint="eastAsia" w:ascii="宋体" w:hAnsi="宋体"/>
                      <w:szCs w:val="21"/>
                    </w:rPr>
                  </w:pPr>
                </w:p>
              </w:tc>
            </w:tr>
            <w:tr w14:paraId="5BBA0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6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E6DFEEC">
                  <w:r>
                    <w:rPr>
                      <w:rFonts w:hint="eastAsia"/>
                    </w:rPr>
                    <w:t>1.5电缆自动选型策略</w:t>
                  </w:r>
                </w:p>
              </w:tc>
              <w:tc>
                <w:tcPr>
                  <w:tcW w:w="247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57AE9AA">
                  <w:pPr>
                    <w:rPr>
                      <w:rFonts w:hint="eastAsia" w:ascii="宋体" w:hAnsi="宋体"/>
                      <w:szCs w:val="21"/>
                    </w:rPr>
                  </w:pPr>
                  <w:r>
                    <w:rPr>
                      <w:rFonts w:hint="eastAsia" w:ascii="宋体" w:hAnsi="宋体"/>
                      <w:szCs w:val="21"/>
                    </w:rPr>
                    <w:t>1.5.1电缆规格标准化建模与参数库构建</w:t>
                  </w:r>
                </w:p>
                <w:p w14:paraId="7762D8C0">
                  <w:pPr>
                    <w:rPr>
                      <w:rFonts w:hint="eastAsia" w:ascii="宋体" w:hAnsi="宋体"/>
                      <w:szCs w:val="21"/>
                    </w:rPr>
                  </w:pPr>
                  <w:r>
                    <w:rPr>
                      <w:rFonts w:hint="eastAsia" w:ascii="宋体" w:hAnsi="宋体"/>
                      <w:szCs w:val="21"/>
                    </w:rPr>
                    <w:t>1.5.2选型规则梳理与配置化表达</w:t>
                  </w:r>
                </w:p>
                <w:p w14:paraId="0CD9A67D">
                  <w:pPr>
                    <w:rPr>
                      <w:rFonts w:hint="eastAsia" w:ascii="宋体" w:hAnsi="宋体"/>
                      <w:szCs w:val="21"/>
                    </w:rPr>
                  </w:pPr>
                  <w:r>
                    <w:rPr>
                      <w:rFonts w:hint="eastAsia" w:ascii="宋体" w:hAnsi="宋体"/>
                      <w:szCs w:val="21"/>
                    </w:rPr>
                    <w:t>1.5.3电缆自动选型及优先级策略设计</w:t>
                  </w:r>
                </w:p>
              </w:tc>
              <w:tc>
                <w:tcPr>
                  <w:tcW w:w="79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4D4BB8A">
                  <w:pPr>
                    <w:jc w:val="center"/>
                    <w:rPr>
                      <w:rFonts w:hint="eastAsia" w:ascii="宋体" w:hAnsi="宋体"/>
                      <w:szCs w:val="21"/>
                    </w:rPr>
                  </w:pPr>
                  <w:r>
                    <w:rPr>
                      <w:rFonts w:hint="eastAsia" w:ascii="宋体" w:hAnsi="宋体"/>
                      <w:szCs w:val="21"/>
                    </w:rPr>
                    <w:t>上海研究院</w:t>
                  </w:r>
                </w:p>
              </w:tc>
              <w:tc>
                <w:tcPr>
                  <w:tcW w:w="76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02B6477">
                  <w:pPr>
                    <w:jc w:val="center"/>
                    <w:rPr>
                      <w:rFonts w:hint="eastAsia" w:ascii="宋体" w:hAnsi="宋体"/>
                      <w:szCs w:val="21"/>
                    </w:rPr>
                  </w:pPr>
                </w:p>
              </w:tc>
            </w:tr>
          </w:tbl>
          <w:p w14:paraId="30C3D8E2">
            <w:pPr>
              <w:pStyle w:val="2"/>
              <w:spacing w:before="0" w:beforeAutospacing="0" w:after="0" w:afterAutospacing="0"/>
              <w:ind w:firstLine="482" w:firstLineChars="200"/>
              <w:rPr>
                <w:rFonts w:hint="eastAsia" w:ascii="宋体" w:hAnsi="宋体" w:eastAsia="宋体" w:cs="仿宋"/>
                <w:kern w:val="0"/>
                <w:sz w:val="24"/>
                <w:szCs w:val="24"/>
              </w:rPr>
            </w:pPr>
          </w:p>
          <w:p w14:paraId="4D0F6BF0"/>
          <w:tbl>
            <w:tblPr>
              <w:tblStyle w:val="14"/>
              <w:tblpPr w:leftFromText="180" w:rightFromText="180" w:vertAnchor="text" w:horzAnchor="page" w:tblpX="1804" w:tblpY="557"/>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7"/>
              <w:gridCol w:w="4308"/>
              <w:gridCol w:w="1435"/>
              <w:gridCol w:w="1709"/>
            </w:tblGrid>
            <w:tr w14:paraId="30C3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 w:type="pct"/>
                  <w:tcBorders>
                    <w:top w:val="single" w:color="000000" w:sz="6" w:space="0"/>
                    <w:left w:val="single" w:color="000000" w:sz="6" w:space="0"/>
                    <w:bottom w:val="single" w:color="auto" w:sz="4" w:space="0"/>
                    <w:right w:val="single" w:color="000000" w:sz="6" w:space="0"/>
                  </w:tcBorders>
                  <w:tcMar>
                    <w:top w:w="0" w:type="dxa"/>
                    <w:left w:w="108" w:type="dxa"/>
                    <w:bottom w:w="0" w:type="dxa"/>
                    <w:right w:w="108" w:type="dxa"/>
                  </w:tcMar>
                  <w:vAlign w:val="center"/>
                </w:tcPr>
                <w:p w14:paraId="30C3D8E3">
                  <w:pPr>
                    <w:jc w:val="center"/>
                    <w:rPr>
                      <w:rFonts w:hint="eastAsia" w:ascii="宋体" w:hAnsi="宋体"/>
                      <w:b/>
                      <w:szCs w:val="21"/>
                    </w:rPr>
                  </w:pPr>
                  <w:r>
                    <w:rPr>
                      <w:rFonts w:hint="eastAsia" w:ascii="宋体" w:hAnsi="宋体"/>
                      <w:b/>
                      <w:szCs w:val="21"/>
                    </w:rPr>
                    <w:t>子课题</w:t>
                  </w:r>
                </w:p>
              </w:tc>
              <w:tc>
                <w:tcPr>
                  <w:tcW w:w="2344" w:type="pct"/>
                  <w:tcBorders>
                    <w:top w:val="single" w:color="000000" w:sz="6" w:space="0"/>
                    <w:left w:val="single" w:color="000000" w:sz="6" w:space="0"/>
                    <w:bottom w:val="single" w:color="auto" w:sz="4" w:space="0"/>
                    <w:right w:val="single" w:color="000000" w:sz="6" w:space="0"/>
                  </w:tcBorders>
                  <w:tcMar>
                    <w:top w:w="0" w:type="dxa"/>
                    <w:left w:w="108" w:type="dxa"/>
                    <w:bottom w:w="0" w:type="dxa"/>
                    <w:right w:w="108" w:type="dxa"/>
                  </w:tcMar>
                  <w:vAlign w:val="center"/>
                </w:tcPr>
                <w:p w14:paraId="30C3D8E4">
                  <w:pPr>
                    <w:jc w:val="center"/>
                    <w:rPr>
                      <w:rFonts w:hint="eastAsia" w:ascii="宋体" w:hAnsi="宋体"/>
                      <w:b/>
                      <w:szCs w:val="21"/>
                    </w:rPr>
                  </w:pPr>
                  <w:r>
                    <w:rPr>
                      <w:rFonts w:ascii="宋体" w:hAnsi="宋体"/>
                      <w:b/>
                      <w:szCs w:val="21"/>
                    </w:rPr>
                    <w:t>任务</w:t>
                  </w:r>
                </w:p>
              </w:tc>
              <w:tc>
                <w:tcPr>
                  <w:tcW w:w="781" w:type="pct"/>
                  <w:tcBorders>
                    <w:top w:val="single" w:color="000000" w:sz="6" w:space="0"/>
                    <w:left w:val="single" w:color="000000" w:sz="6" w:space="0"/>
                    <w:bottom w:val="single" w:color="auto" w:sz="4" w:space="0"/>
                    <w:right w:val="single" w:color="000000" w:sz="6" w:space="0"/>
                  </w:tcBorders>
                  <w:tcMar>
                    <w:top w:w="0" w:type="dxa"/>
                    <w:left w:w="108" w:type="dxa"/>
                    <w:bottom w:w="0" w:type="dxa"/>
                    <w:right w:w="108" w:type="dxa"/>
                  </w:tcMar>
                  <w:vAlign w:val="center"/>
                </w:tcPr>
                <w:p w14:paraId="30C3D8E5">
                  <w:pPr>
                    <w:jc w:val="center"/>
                    <w:rPr>
                      <w:rFonts w:hint="eastAsia" w:ascii="宋体" w:hAnsi="宋体"/>
                      <w:b/>
                      <w:szCs w:val="21"/>
                    </w:rPr>
                  </w:pPr>
                  <w:r>
                    <w:rPr>
                      <w:rFonts w:ascii="宋体" w:hAnsi="宋体"/>
                      <w:b/>
                      <w:szCs w:val="21"/>
                    </w:rPr>
                    <w:t>牵头单位</w:t>
                  </w:r>
                </w:p>
              </w:tc>
              <w:tc>
                <w:tcPr>
                  <w:tcW w:w="930" w:type="pct"/>
                  <w:tcBorders>
                    <w:top w:val="single" w:color="000000" w:sz="6" w:space="0"/>
                    <w:left w:val="single" w:color="000000" w:sz="6" w:space="0"/>
                    <w:bottom w:val="single" w:color="auto" w:sz="4" w:space="0"/>
                    <w:right w:val="single" w:color="000000" w:sz="6" w:space="0"/>
                  </w:tcBorders>
                  <w:tcMar>
                    <w:top w:w="0" w:type="dxa"/>
                    <w:left w:w="108" w:type="dxa"/>
                    <w:bottom w:w="0" w:type="dxa"/>
                    <w:right w:w="108" w:type="dxa"/>
                  </w:tcMar>
                  <w:vAlign w:val="center"/>
                </w:tcPr>
                <w:p w14:paraId="30C3D8E6">
                  <w:pPr>
                    <w:jc w:val="center"/>
                    <w:rPr>
                      <w:rFonts w:hint="eastAsia" w:ascii="宋体" w:hAnsi="宋体"/>
                      <w:b/>
                      <w:szCs w:val="21"/>
                    </w:rPr>
                  </w:pPr>
                  <w:r>
                    <w:rPr>
                      <w:rFonts w:hint="eastAsia" w:ascii="宋体" w:hAnsi="宋体"/>
                      <w:b/>
                      <w:szCs w:val="21"/>
                    </w:rPr>
                    <w:t>参研单位</w:t>
                  </w:r>
                </w:p>
              </w:tc>
            </w:tr>
            <w:tr w14:paraId="30C3D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E8">
                  <w:pPr>
                    <w:jc w:val="center"/>
                    <w:rPr>
                      <w:rFonts w:hint="eastAsia" w:ascii="宋体" w:hAnsi="宋体"/>
                      <w:szCs w:val="21"/>
                    </w:rPr>
                  </w:pPr>
                  <w:r>
                    <w:rPr>
                      <w:rFonts w:hint="eastAsia" w:ascii="宋体" w:hAnsi="宋体"/>
                      <w:szCs w:val="21"/>
                    </w:rPr>
                    <w:t>2.1智能电气图元建模与绘制引擎设计</w:t>
                  </w:r>
                </w:p>
              </w:tc>
              <w:tc>
                <w:tcPr>
                  <w:tcW w:w="234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0E0A730">
                  <w:pPr>
                    <w:widowControl/>
                    <w:rPr>
                      <w:color w:val="000000"/>
                      <w:szCs w:val="21"/>
                    </w:rPr>
                  </w:pPr>
                  <w:r>
                    <w:rPr>
                      <w:rFonts w:hint="eastAsia"/>
                      <w:color w:val="000000"/>
                      <w:szCs w:val="21"/>
                    </w:rPr>
                    <w:t>2.1.1 电气符号及图元的标准化建模</w:t>
                  </w:r>
                </w:p>
                <w:p w14:paraId="457A936F">
                  <w:pPr>
                    <w:widowControl/>
                    <w:rPr>
                      <w:color w:val="000000"/>
                      <w:szCs w:val="21"/>
                    </w:rPr>
                  </w:pPr>
                  <w:r>
                    <w:rPr>
                      <w:rFonts w:hint="eastAsia"/>
                      <w:color w:val="000000"/>
                      <w:szCs w:val="21"/>
                    </w:rPr>
                    <w:t>2.1.2 图元参数化与连接规则定义</w:t>
                  </w:r>
                </w:p>
                <w:p w14:paraId="0A76EF9B">
                  <w:pPr>
                    <w:widowControl/>
                    <w:rPr>
                      <w:color w:val="000000"/>
                      <w:szCs w:val="21"/>
                    </w:rPr>
                  </w:pPr>
                  <w:r>
                    <w:rPr>
                      <w:rFonts w:hint="eastAsia"/>
                      <w:color w:val="000000"/>
                      <w:szCs w:val="21"/>
                    </w:rPr>
                    <w:t>2.1.3 生成式绘图渲染引擎</w:t>
                  </w:r>
                </w:p>
                <w:p w14:paraId="30C3D8EC">
                  <w:pPr>
                    <w:widowControl/>
                    <w:rPr>
                      <w:color w:val="000000"/>
                      <w:kern w:val="0"/>
                      <w:sz w:val="22"/>
                      <w:szCs w:val="22"/>
                    </w:rPr>
                  </w:pPr>
                  <w:r>
                    <w:rPr>
                      <w:rFonts w:hint="eastAsia"/>
                      <w:color w:val="000000"/>
                      <w:szCs w:val="21"/>
                    </w:rPr>
                    <w:t>2.1.4 扩展图元库机制</w:t>
                  </w:r>
                </w:p>
              </w:tc>
              <w:tc>
                <w:tcPr>
                  <w:tcW w:w="78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ED">
                  <w:pPr>
                    <w:jc w:val="center"/>
                    <w:rPr>
                      <w:rFonts w:hint="eastAsia" w:ascii="宋体" w:hAnsi="宋体"/>
                      <w:szCs w:val="21"/>
                    </w:rPr>
                  </w:pPr>
                  <w:r>
                    <w:rPr>
                      <w:rFonts w:ascii="宋体" w:hAnsi="宋体"/>
                      <w:szCs w:val="21"/>
                    </w:rPr>
                    <w:t>上海研究院</w:t>
                  </w:r>
                </w:p>
              </w:tc>
              <w:tc>
                <w:tcPr>
                  <w:tcW w:w="930"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EE">
                  <w:pPr>
                    <w:jc w:val="center"/>
                    <w:rPr>
                      <w:rFonts w:hint="eastAsia" w:ascii="宋体" w:hAnsi="宋体"/>
                      <w:szCs w:val="21"/>
                    </w:rPr>
                  </w:pPr>
                </w:p>
              </w:tc>
            </w:tr>
            <w:tr w14:paraId="30C3D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F0">
                  <w:pPr>
                    <w:jc w:val="center"/>
                    <w:rPr>
                      <w:rFonts w:hint="eastAsia" w:ascii="宋体" w:hAnsi="宋体"/>
                      <w:szCs w:val="21"/>
                    </w:rPr>
                  </w:pPr>
                  <w:r>
                    <w:rPr>
                      <w:rFonts w:hint="eastAsia" w:ascii="宋体" w:hAnsi="宋体"/>
                      <w:szCs w:val="21"/>
                    </w:rPr>
                    <w:t>2.2配电原理图智能布局算法</w:t>
                  </w:r>
                </w:p>
              </w:tc>
              <w:tc>
                <w:tcPr>
                  <w:tcW w:w="234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A19183B">
                  <w:pPr>
                    <w:rPr>
                      <w:rFonts w:hint="eastAsia" w:ascii="宋体" w:hAnsi="宋体"/>
                      <w:szCs w:val="21"/>
                    </w:rPr>
                  </w:pPr>
                  <w:r>
                    <w:rPr>
                      <w:rFonts w:hint="eastAsia" w:ascii="宋体" w:hAnsi="宋体"/>
                      <w:szCs w:val="21"/>
                    </w:rPr>
                    <w:t>2.2.1 拓扑到平面坐标映射模型</w:t>
                  </w:r>
                </w:p>
                <w:p w14:paraId="7FC34886">
                  <w:pPr>
                    <w:rPr>
                      <w:rFonts w:hint="eastAsia" w:ascii="宋体" w:hAnsi="宋体"/>
                      <w:szCs w:val="21"/>
                    </w:rPr>
                  </w:pPr>
                  <w:r>
                    <w:rPr>
                      <w:rFonts w:hint="eastAsia" w:ascii="宋体" w:hAnsi="宋体"/>
                      <w:szCs w:val="21"/>
                    </w:rPr>
                    <w:t>2.2.2 层次化与约束布局算法</w:t>
                  </w:r>
                </w:p>
                <w:p w14:paraId="30C3D8F3">
                  <w:pPr>
                    <w:rPr>
                      <w:rFonts w:hint="eastAsia" w:ascii="宋体" w:hAnsi="宋体"/>
                      <w:szCs w:val="21"/>
                    </w:rPr>
                  </w:pPr>
                  <w:r>
                    <w:rPr>
                      <w:rFonts w:hint="eastAsia" w:ascii="宋体" w:hAnsi="宋体"/>
                      <w:szCs w:val="21"/>
                    </w:rPr>
                    <w:t>2.2.3 复杂拓扑的拆分与布局策略设计</w:t>
                  </w:r>
                </w:p>
              </w:tc>
              <w:tc>
                <w:tcPr>
                  <w:tcW w:w="78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F4">
                  <w:pPr>
                    <w:jc w:val="center"/>
                    <w:rPr>
                      <w:rFonts w:hint="eastAsia" w:ascii="宋体" w:hAnsi="宋体"/>
                      <w:szCs w:val="21"/>
                    </w:rPr>
                  </w:pPr>
                  <w:r>
                    <w:rPr>
                      <w:rFonts w:hint="eastAsia" w:ascii="宋体" w:hAnsi="宋体"/>
                      <w:szCs w:val="21"/>
                    </w:rPr>
                    <w:t>上海研究院</w:t>
                  </w:r>
                </w:p>
              </w:tc>
              <w:tc>
                <w:tcPr>
                  <w:tcW w:w="930"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F5">
                  <w:pPr>
                    <w:jc w:val="center"/>
                    <w:rPr>
                      <w:rFonts w:hint="eastAsia" w:ascii="宋体" w:hAnsi="宋体"/>
                      <w:szCs w:val="21"/>
                    </w:rPr>
                  </w:pPr>
                </w:p>
              </w:tc>
            </w:tr>
            <w:tr w14:paraId="30C3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F7">
                  <w:pPr>
                    <w:jc w:val="center"/>
                    <w:rPr>
                      <w:rFonts w:hint="eastAsia" w:ascii="宋体" w:hAnsi="宋体"/>
                      <w:szCs w:val="21"/>
                    </w:rPr>
                  </w:pPr>
                  <w:r>
                    <w:rPr>
                      <w:rFonts w:hint="eastAsia" w:ascii="宋体" w:hAnsi="宋体"/>
                      <w:szCs w:val="21"/>
                    </w:rPr>
                    <w:t>2.3图纸智能分页与交叉线优化算法</w:t>
                  </w:r>
                </w:p>
              </w:tc>
              <w:tc>
                <w:tcPr>
                  <w:tcW w:w="234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22A7AF2">
                  <w:pPr>
                    <w:rPr>
                      <w:rFonts w:hint="eastAsia" w:ascii="宋体" w:hAnsi="宋体"/>
                      <w:szCs w:val="21"/>
                    </w:rPr>
                  </w:pPr>
                  <w:r>
                    <w:rPr>
                      <w:rFonts w:hint="eastAsia" w:ascii="宋体" w:hAnsi="宋体"/>
                      <w:szCs w:val="21"/>
                    </w:rPr>
                    <w:t>2.3.1 交叉线检测与重布线算法</w:t>
                  </w:r>
                </w:p>
                <w:p w14:paraId="30C3D8FA">
                  <w:pPr>
                    <w:rPr>
                      <w:rFonts w:hint="eastAsia" w:ascii="宋体" w:hAnsi="宋体"/>
                      <w:szCs w:val="21"/>
                    </w:rPr>
                  </w:pPr>
                  <w:r>
                    <w:rPr>
                      <w:rFonts w:hint="eastAsia" w:ascii="宋体" w:hAnsi="宋体"/>
                      <w:szCs w:val="21"/>
                    </w:rPr>
                    <w:t>2.3.2 跨页关联自动标注算法</w:t>
                  </w:r>
                </w:p>
              </w:tc>
              <w:tc>
                <w:tcPr>
                  <w:tcW w:w="78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FB">
                  <w:pPr>
                    <w:jc w:val="center"/>
                    <w:rPr>
                      <w:rFonts w:hint="eastAsia" w:ascii="宋体" w:hAnsi="宋体"/>
                      <w:szCs w:val="21"/>
                    </w:rPr>
                  </w:pPr>
                  <w:r>
                    <w:rPr>
                      <w:rFonts w:hint="eastAsia" w:ascii="宋体" w:hAnsi="宋体"/>
                      <w:szCs w:val="21"/>
                    </w:rPr>
                    <w:t>上海研究院</w:t>
                  </w:r>
                </w:p>
              </w:tc>
              <w:tc>
                <w:tcPr>
                  <w:tcW w:w="930"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8FC">
                  <w:pPr>
                    <w:jc w:val="center"/>
                    <w:rPr>
                      <w:rFonts w:hint="eastAsia" w:ascii="宋体" w:hAnsi="宋体"/>
                      <w:szCs w:val="21"/>
                    </w:rPr>
                  </w:pPr>
                </w:p>
              </w:tc>
            </w:tr>
            <w:tr w14:paraId="16FBB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34AB433">
                  <w:pPr>
                    <w:jc w:val="center"/>
                    <w:rPr>
                      <w:rFonts w:hint="eastAsia" w:ascii="宋体" w:hAnsi="宋体"/>
                      <w:szCs w:val="21"/>
                    </w:rPr>
                  </w:pPr>
                  <w:r>
                    <w:rPr>
                      <w:rFonts w:hint="eastAsia" w:ascii="宋体" w:hAnsi="宋体"/>
                      <w:szCs w:val="21"/>
                    </w:rPr>
                    <w:t>2.4交互式智能编辑与自动重绘引擎</w:t>
                  </w:r>
                </w:p>
              </w:tc>
              <w:tc>
                <w:tcPr>
                  <w:tcW w:w="234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A091BE5">
                  <w:pPr>
                    <w:rPr>
                      <w:rFonts w:hint="eastAsia" w:ascii="宋体" w:hAnsi="宋体"/>
                      <w:szCs w:val="21"/>
                    </w:rPr>
                  </w:pPr>
                  <w:r>
                    <w:rPr>
                      <w:rFonts w:hint="eastAsia" w:ascii="宋体" w:hAnsi="宋体"/>
                      <w:szCs w:val="21"/>
                    </w:rPr>
                    <w:t>2.4.1可交互式编辑框架设计</w:t>
                  </w:r>
                </w:p>
                <w:p w14:paraId="0A7FF504">
                  <w:pPr>
                    <w:rPr>
                      <w:rFonts w:hint="eastAsia" w:ascii="宋体" w:hAnsi="宋体"/>
                      <w:szCs w:val="21"/>
                    </w:rPr>
                  </w:pPr>
                  <w:r>
                    <w:rPr>
                      <w:rFonts w:hint="eastAsia" w:ascii="宋体" w:hAnsi="宋体"/>
                      <w:szCs w:val="21"/>
                    </w:rPr>
                    <w:t>2.4.2图元自定义扩展机制</w:t>
                  </w:r>
                </w:p>
                <w:p w14:paraId="73EFFA31">
                  <w:pPr>
                    <w:rPr>
                      <w:rFonts w:hint="eastAsia" w:ascii="宋体" w:hAnsi="宋体"/>
                      <w:szCs w:val="21"/>
                    </w:rPr>
                  </w:pPr>
                  <w:r>
                    <w:rPr>
                      <w:rFonts w:hint="eastAsia" w:ascii="宋体" w:hAnsi="宋体"/>
                      <w:szCs w:val="21"/>
                    </w:rPr>
                    <w:t>2.4.3拓扑约束保持与自动一致性维护</w:t>
                  </w:r>
                </w:p>
              </w:tc>
              <w:tc>
                <w:tcPr>
                  <w:tcW w:w="78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85E18B2">
                  <w:pPr>
                    <w:jc w:val="center"/>
                    <w:rPr>
                      <w:rFonts w:hint="eastAsia" w:ascii="宋体" w:hAnsi="宋体"/>
                      <w:szCs w:val="21"/>
                    </w:rPr>
                  </w:pPr>
                  <w:r>
                    <w:rPr>
                      <w:rFonts w:ascii="宋体" w:hAnsi="宋体"/>
                      <w:szCs w:val="21"/>
                    </w:rPr>
                    <w:t>上海研究院</w:t>
                  </w:r>
                </w:p>
              </w:tc>
              <w:tc>
                <w:tcPr>
                  <w:tcW w:w="930"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CE637E9">
                  <w:pPr>
                    <w:jc w:val="center"/>
                    <w:rPr>
                      <w:rFonts w:hint="eastAsia" w:ascii="宋体" w:hAnsi="宋体"/>
                      <w:szCs w:val="21"/>
                    </w:rPr>
                  </w:pPr>
                </w:p>
              </w:tc>
            </w:tr>
          </w:tbl>
          <w:p w14:paraId="30C3D8FE">
            <w:pPr>
              <w:pStyle w:val="2"/>
              <w:spacing w:before="0" w:beforeAutospacing="0" w:after="0" w:afterAutospacing="0"/>
              <w:jc w:val="center"/>
              <w:rPr>
                <w:rFonts w:hint="eastAsia" w:ascii="宋体" w:hAnsi="宋体" w:eastAsia="宋体" w:cs="仿宋"/>
                <w:kern w:val="0"/>
                <w:sz w:val="24"/>
                <w:szCs w:val="24"/>
              </w:rPr>
            </w:pPr>
            <w:r>
              <w:rPr>
                <w:rFonts w:hint="eastAsia" w:ascii="宋体" w:hAnsi="宋体" w:eastAsia="宋体" w:cs="仿宋"/>
                <w:kern w:val="0"/>
                <w:sz w:val="24"/>
                <w:szCs w:val="24"/>
              </w:rPr>
              <w:t>课题2配电系统原理图智能绘制与布局</w:t>
            </w:r>
          </w:p>
          <w:p w14:paraId="30C3D8FF">
            <w:pPr>
              <w:pStyle w:val="2"/>
              <w:spacing w:before="0" w:beforeAutospacing="0" w:after="0" w:afterAutospacing="0"/>
              <w:jc w:val="center"/>
              <w:rPr>
                <w:rFonts w:hint="eastAsia" w:ascii="宋体" w:hAnsi="宋体" w:eastAsia="宋体" w:cs="仿宋"/>
                <w:kern w:val="0"/>
                <w:sz w:val="24"/>
                <w:szCs w:val="24"/>
              </w:rPr>
            </w:pPr>
          </w:p>
          <w:p w14:paraId="3B1B9EDB"/>
          <w:p w14:paraId="6D2B8D19"/>
          <w:p w14:paraId="7E02B7FD"/>
          <w:p w14:paraId="59386D5F"/>
          <w:p w14:paraId="30C3D900">
            <w:pPr>
              <w:pStyle w:val="2"/>
              <w:spacing w:before="0" w:beforeAutospacing="0" w:after="0" w:afterAutospacing="0"/>
              <w:jc w:val="center"/>
              <w:rPr>
                <w:rFonts w:hint="eastAsia" w:ascii="宋体" w:hAnsi="宋体" w:eastAsia="宋体" w:cs="仿宋"/>
                <w:kern w:val="0"/>
                <w:sz w:val="24"/>
                <w:szCs w:val="24"/>
              </w:rPr>
            </w:pPr>
            <w:r>
              <w:rPr>
                <w:rFonts w:hint="eastAsia" w:ascii="宋体" w:hAnsi="宋体" w:eastAsia="宋体" w:cs="仿宋"/>
                <w:kern w:val="0"/>
                <w:sz w:val="24"/>
                <w:szCs w:val="24"/>
              </w:rPr>
              <w:t>课题3基于配电拓扑的一致性智能校验与参数核算</w:t>
            </w:r>
          </w:p>
          <w:tbl>
            <w:tblPr>
              <w:tblStyle w:val="14"/>
              <w:tblpPr w:leftFromText="180" w:rightFromText="180" w:vertAnchor="text" w:horzAnchor="page" w:tblpX="1804" w:tblpY="557"/>
              <w:tblOverlap w:val="never"/>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4307"/>
              <w:gridCol w:w="1435"/>
              <w:gridCol w:w="1709"/>
            </w:tblGrid>
            <w:tr w14:paraId="30C3D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0C3D901">
                  <w:pPr>
                    <w:jc w:val="center"/>
                    <w:rPr>
                      <w:rFonts w:hint="eastAsia" w:ascii="宋体" w:hAnsi="宋体"/>
                      <w:b/>
                      <w:szCs w:val="21"/>
                    </w:rPr>
                  </w:pPr>
                  <w:r>
                    <w:rPr>
                      <w:rFonts w:hint="eastAsia" w:ascii="宋体" w:hAnsi="宋体"/>
                      <w:b/>
                      <w:szCs w:val="21"/>
                    </w:rPr>
                    <w:t>子课题</w:t>
                  </w:r>
                </w:p>
              </w:tc>
              <w:tc>
                <w:tcPr>
                  <w:tcW w:w="234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0C3D902">
                  <w:pPr>
                    <w:jc w:val="center"/>
                    <w:rPr>
                      <w:rFonts w:hint="eastAsia" w:ascii="宋体" w:hAnsi="宋体"/>
                      <w:b/>
                      <w:szCs w:val="21"/>
                    </w:rPr>
                  </w:pPr>
                  <w:r>
                    <w:rPr>
                      <w:rFonts w:ascii="宋体" w:hAnsi="宋体"/>
                      <w:b/>
                      <w:szCs w:val="21"/>
                    </w:rPr>
                    <w:t>任务</w:t>
                  </w:r>
                </w:p>
              </w:tc>
              <w:tc>
                <w:tcPr>
                  <w:tcW w:w="781"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0C3D903">
                  <w:pPr>
                    <w:jc w:val="center"/>
                    <w:rPr>
                      <w:rFonts w:hint="eastAsia" w:ascii="宋体" w:hAnsi="宋体"/>
                      <w:b/>
                      <w:szCs w:val="21"/>
                    </w:rPr>
                  </w:pPr>
                  <w:r>
                    <w:rPr>
                      <w:rFonts w:ascii="宋体" w:hAnsi="宋体"/>
                      <w:b/>
                      <w:szCs w:val="21"/>
                    </w:rPr>
                    <w:t>牵头单位</w:t>
                  </w:r>
                </w:p>
              </w:tc>
              <w:tc>
                <w:tcPr>
                  <w:tcW w:w="930"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0C3D904">
                  <w:pPr>
                    <w:jc w:val="center"/>
                    <w:rPr>
                      <w:rFonts w:hint="eastAsia" w:ascii="宋体" w:hAnsi="宋体"/>
                      <w:b/>
                      <w:szCs w:val="21"/>
                    </w:rPr>
                  </w:pPr>
                  <w:r>
                    <w:rPr>
                      <w:rFonts w:hint="eastAsia" w:ascii="宋体" w:hAnsi="宋体"/>
                      <w:b/>
                      <w:szCs w:val="21"/>
                    </w:rPr>
                    <w:t>参研单位</w:t>
                  </w:r>
                </w:p>
              </w:tc>
            </w:tr>
            <w:tr w14:paraId="30C3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0C3D906">
                  <w:pPr>
                    <w:jc w:val="center"/>
                    <w:rPr>
                      <w:rFonts w:hint="eastAsia" w:ascii="宋体" w:hAnsi="宋体"/>
                      <w:szCs w:val="21"/>
                    </w:rPr>
                  </w:pPr>
                  <w:r>
                    <w:rPr>
                      <w:rFonts w:hint="eastAsia" w:ascii="宋体" w:hAnsi="宋体"/>
                      <w:szCs w:val="21"/>
                    </w:rPr>
                    <w:t>3.1 负荷数据解析与供电合理性校验</w:t>
                  </w:r>
                </w:p>
              </w:tc>
              <w:tc>
                <w:tcPr>
                  <w:tcW w:w="2344"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714BB41">
                  <w:pPr>
                    <w:rPr>
                      <w:rFonts w:hint="eastAsia" w:ascii="宋体" w:hAnsi="宋体"/>
                      <w:szCs w:val="21"/>
                    </w:rPr>
                  </w:pPr>
                  <w:r>
                    <w:rPr>
                      <w:rFonts w:hint="eastAsia" w:ascii="宋体" w:hAnsi="宋体"/>
                      <w:szCs w:val="21"/>
                    </w:rPr>
                    <w:t>3.1.1 负荷校验规范标准化建模</w:t>
                  </w:r>
                </w:p>
                <w:p w14:paraId="21609358">
                  <w:pPr>
                    <w:rPr>
                      <w:rFonts w:hint="eastAsia" w:ascii="宋体" w:hAnsi="宋体"/>
                      <w:szCs w:val="21"/>
                    </w:rPr>
                  </w:pPr>
                  <w:r>
                    <w:rPr>
                      <w:rFonts w:hint="eastAsia" w:ascii="宋体" w:hAnsi="宋体"/>
                      <w:szCs w:val="21"/>
                    </w:rPr>
                    <w:t>3.1.2 负荷清单解析及合规性校验</w:t>
                  </w:r>
                </w:p>
                <w:p w14:paraId="11014B92">
                  <w:pPr>
                    <w:rPr>
                      <w:rFonts w:hint="eastAsia" w:ascii="宋体" w:hAnsi="宋体"/>
                      <w:szCs w:val="21"/>
                    </w:rPr>
                  </w:pPr>
                  <w:r>
                    <w:rPr>
                      <w:rFonts w:hint="eastAsia" w:ascii="宋体" w:hAnsi="宋体"/>
                      <w:szCs w:val="21"/>
                    </w:rPr>
                    <w:t>3.1.3 负荷等级与供电策略一致性校验</w:t>
                  </w:r>
                </w:p>
                <w:p w14:paraId="30C3D908">
                  <w:pPr>
                    <w:rPr>
                      <w:rFonts w:hint="eastAsia" w:ascii="宋体" w:hAnsi="宋体"/>
                      <w:szCs w:val="21"/>
                    </w:rPr>
                  </w:pPr>
                  <w:r>
                    <w:rPr>
                      <w:rFonts w:hint="eastAsia" w:ascii="宋体" w:hAnsi="宋体"/>
                      <w:szCs w:val="21"/>
                    </w:rPr>
                    <w:t>3.1.4 回路容量与负荷分配合理性校验</w:t>
                  </w:r>
                </w:p>
              </w:tc>
              <w:tc>
                <w:tcPr>
                  <w:tcW w:w="781"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0C3D909">
                  <w:pPr>
                    <w:jc w:val="center"/>
                    <w:rPr>
                      <w:rFonts w:hint="eastAsia" w:ascii="宋体" w:hAnsi="宋体"/>
                      <w:szCs w:val="21"/>
                    </w:rPr>
                  </w:pPr>
                  <w:r>
                    <w:rPr>
                      <w:rFonts w:hint="eastAsia" w:ascii="宋体" w:hAnsi="宋体"/>
                      <w:szCs w:val="21"/>
                    </w:rPr>
                    <w:t>上海研究院</w:t>
                  </w:r>
                </w:p>
              </w:tc>
              <w:tc>
                <w:tcPr>
                  <w:tcW w:w="930"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0C3D90A">
                  <w:pPr>
                    <w:jc w:val="center"/>
                    <w:rPr>
                      <w:rFonts w:hint="eastAsia" w:ascii="宋体" w:hAnsi="宋体"/>
                      <w:szCs w:val="21"/>
                    </w:rPr>
                  </w:pPr>
                </w:p>
              </w:tc>
            </w:tr>
            <w:tr w14:paraId="30C3D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 w:type="pct"/>
                  <w:tcBorders>
                    <w:top w:val="single" w:color="000000" w:sz="6" w:space="0"/>
                    <w:left w:val="single" w:color="000000" w:sz="6" w:space="0"/>
                    <w:bottom w:val="single" w:color="auto" w:sz="4" w:space="0"/>
                    <w:right w:val="single" w:color="000000" w:sz="6" w:space="0"/>
                  </w:tcBorders>
                  <w:tcMar>
                    <w:top w:w="0" w:type="dxa"/>
                    <w:left w:w="108" w:type="dxa"/>
                    <w:bottom w:w="0" w:type="dxa"/>
                    <w:right w:w="108" w:type="dxa"/>
                  </w:tcMar>
                  <w:vAlign w:val="center"/>
                </w:tcPr>
                <w:p w14:paraId="30C3D90C">
                  <w:pPr>
                    <w:jc w:val="center"/>
                    <w:rPr>
                      <w:rFonts w:hint="eastAsia" w:ascii="宋体" w:hAnsi="宋体"/>
                      <w:szCs w:val="21"/>
                    </w:rPr>
                  </w:pPr>
                  <w:r>
                    <w:rPr>
                      <w:rFonts w:hint="eastAsia" w:ascii="宋体" w:hAnsi="宋体"/>
                      <w:szCs w:val="21"/>
                    </w:rPr>
                    <w:t>3.2 电缆参数自动计算与合规性校验</w:t>
                  </w:r>
                </w:p>
              </w:tc>
              <w:tc>
                <w:tcPr>
                  <w:tcW w:w="2344" w:type="pct"/>
                  <w:tcBorders>
                    <w:top w:val="single" w:color="CBCDD1" w:sz="6" w:space="0"/>
                    <w:left w:val="single" w:color="000000" w:sz="6" w:space="0"/>
                    <w:bottom w:val="single" w:color="auto" w:sz="4" w:space="0"/>
                    <w:right w:val="single" w:color="000000" w:sz="6" w:space="0"/>
                  </w:tcBorders>
                  <w:tcMar>
                    <w:top w:w="0" w:type="dxa"/>
                    <w:left w:w="108" w:type="dxa"/>
                    <w:bottom w:w="0" w:type="dxa"/>
                    <w:right w:w="108" w:type="dxa"/>
                  </w:tcMar>
                  <w:vAlign w:val="center"/>
                </w:tcPr>
                <w:p w14:paraId="3DA62B72">
                  <w:pPr>
                    <w:rPr>
                      <w:rFonts w:hint="eastAsia" w:ascii="宋体" w:hAnsi="宋体"/>
                      <w:szCs w:val="21"/>
                    </w:rPr>
                  </w:pPr>
                  <w:r>
                    <w:rPr>
                      <w:rFonts w:hint="eastAsia" w:ascii="宋体" w:hAnsi="宋体"/>
                      <w:szCs w:val="21"/>
                    </w:rPr>
                    <w:t>3.2.1 电缆校验规范标准化建模</w:t>
                  </w:r>
                </w:p>
                <w:p w14:paraId="2ADD954C">
                  <w:pPr>
                    <w:rPr>
                      <w:rFonts w:hint="eastAsia" w:ascii="宋体" w:hAnsi="宋体"/>
                      <w:szCs w:val="21"/>
                    </w:rPr>
                  </w:pPr>
                  <w:r>
                    <w:rPr>
                      <w:rFonts w:hint="eastAsia" w:ascii="宋体" w:hAnsi="宋体"/>
                      <w:szCs w:val="21"/>
                    </w:rPr>
                    <w:t>3.2.2 电缆载流量、电压降等指标计算校核</w:t>
                  </w:r>
                </w:p>
                <w:p w14:paraId="30C3D90E">
                  <w:pPr>
                    <w:rPr>
                      <w:rFonts w:hint="eastAsia" w:ascii="宋体" w:hAnsi="宋体"/>
                      <w:szCs w:val="21"/>
                    </w:rPr>
                  </w:pPr>
                  <w:r>
                    <w:rPr>
                      <w:rFonts w:hint="eastAsia" w:ascii="宋体" w:hAnsi="宋体"/>
                      <w:szCs w:val="21"/>
                    </w:rPr>
                    <w:t>3.2.3 电缆规格与设备匹配校验</w:t>
                  </w:r>
                </w:p>
              </w:tc>
              <w:tc>
                <w:tcPr>
                  <w:tcW w:w="781" w:type="pct"/>
                  <w:tcBorders>
                    <w:top w:val="single" w:color="CBCDD1" w:sz="6" w:space="0"/>
                    <w:left w:val="single" w:color="000000" w:sz="6" w:space="0"/>
                    <w:bottom w:val="single" w:color="auto" w:sz="4" w:space="0"/>
                    <w:right w:val="single" w:color="000000" w:sz="6" w:space="0"/>
                  </w:tcBorders>
                  <w:tcMar>
                    <w:top w:w="0" w:type="dxa"/>
                    <w:left w:w="108" w:type="dxa"/>
                    <w:bottom w:w="0" w:type="dxa"/>
                    <w:right w:w="108" w:type="dxa"/>
                  </w:tcMar>
                  <w:vAlign w:val="center"/>
                </w:tcPr>
                <w:p w14:paraId="30C3D90F">
                  <w:pPr>
                    <w:jc w:val="center"/>
                    <w:rPr>
                      <w:rFonts w:hint="eastAsia" w:ascii="宋体" w:hAnsi="宋体"/>
                      <w:szCs w:val="21"/>
                    </w:rPr>
                  </w:pPr>
                  <w:r>
                    <w:rPr>
                      <w:rFonts w:hint="eastAsia" w:ascii="宋体" w:hAnsi="宋体"/>
                      <w:szCs w:val="21"/>
                    </w:rPr>
                    <w:t>上海研究院</w:t>
                  </w:r>
                </w:p>
              </w:tc>
              <w:tc>
                <w:tcPr>
                  <w:tcW w:w="930" w:type="pct"/>
                  <w:tcBorders>
                    <w:top w:val="single" w:color="CBCDD1" w:sz="6" w:space="0"/>
                    <w:left w:val="single" w:color="000000" w:sz="6" w:space="0"/>
                    <w:bottom w:val="single" w:color="auto" w:sz="4" w:space="0"/>
                    <w:right w:val="single" w:color="000000" w:sz="6" w:space="0"/>
                  </w:tcBorders>
                  <w:tcMar>
                    <w:top w:w="0" w:type="dxa"/>
                    <w:left w:w="108" w:type="dxa"/>
                    <w:bottom w:w="0" w:type="dxa"/>
                    <w:right w:w="108" w:type="dxa"/>
                  </w:tcMar>
                  <w:vAlign w:val="center"/>
                </w:tcPr>
                <w:p w14:paraId="30C3D910">
                  <w:pPr>
                    <w:jc w:val="center"/>
                    <w:rPr>
                      <w:rFonts w:hint="eastAsia" w:ascii="宋体" w:hAnsi="宋体"/>
                      <w:szCs w:val="21"/>
                    </w:rPr>
                  </w:pPr>
                </w:p>
              </w:tc>
            </w:tr>
            <w:tr w14:paraId="30C3D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912">
                  <w:pPr>
                    <w:jc w:val="center"/>
                    <w:rPr>
                      <w:rFonts w:hint="eastAsia" w:ascii="宋体" w:hAnsi="宋体"/>
                      <w:szCs w:val="21"/>
                    </w:rPr>
                  </w:pPr>
                  <w:r>
                    <w:rPr>
                      <w:rFonts w:hint="eastAsia" w:ascii="宋体" w:hAnsi="宋体"/>
                      <w:szCs w:val="21"/>
                    </w:rPr>
                    <w:t>3.3设备参数一致性与校验自动化</w:t>
                  </w:r>
                </w:p>
              </w:tc>
              <w:tc>
                <w:tcPr>
                  <w:tcW w:w="234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2C960AF">
                  <w:pPr>
                    <w:rPr>
                      <w:rFonts w:hint="eastAsia" w:ascii="宋体" w:hAnsi="宋体"/>
                      <w:szCs w:val="21"/>
                    </w:rPr>
                  </w:pPr>
                  <w:r>
                    <w:rPr>
                      <w:rFonts w:hint="eastAsia" w:ascii="宋体" w:hAnsi="宋体"/>
                      <w:szCs w:val="21"/>
                    </w:rPr>
                    <w:t>3.3.1 设备选型校验规范标准化建模</w:t>
                  </w:r>
                </w:p>
                <w:p w14:paraId="30C3D914">
                  <w:pPr>
                    <w:rPr>
                      <w:rFonts w:hint="eastAsia" w:ascii="宋体" w:hAnsi="宋体"/>
                      <w:szCs w:val="21"/>
                    </w:rPr>
                  </w:pPr>
                  <w:r>
                    <w:rPr>
                      <w:rFonts w:hint="eastAsia" w:ascii="宋体" w:hAnsi="宋体"/>
                      <w:szCs w:val="21"/>
                    </w:rPr>
                    <w:t>3.3.2 设备选型匹配参数校验</w:t>
                  </w:r>
                </w:p>
              </w:tc>
              <w:tc>
                <w:tcPr>
                  <w:tcW w:w="78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915">
                  <w:pPr>
                    <w:jc w:val="center"/>
                    <w:rPr>
                      <w:rFonts w:hint="eastAsia" w:ascii="宋体" w:hAnsi="宋体"/>
                      <w:szCs w:val="21"/>
                    </w:rPr>
                  </w:pPr>
                  <w:r>
                    <w:rPr>
                      <w:rFonts w:hint="eastAsia" w:ascii="宋体" w:hAnsi="宋体"/>
                      <w:szCs w:val="21"/>
                    </w:rPr>
                    <w:t>上海研究院</w:t>
                  </w:r>
                </w:p>
              </w:tc>
              <w:tc>
                <w:tcPr>
                  <w:tcW w:w="930"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C3D916">
                  <w:pPr>
                    <w:jc w:val="center"/>
                    <w:rPr>
                      <w:rFonts w:hint="eastAsia" w:ascii="宋体" w:hAnsi="宋体"/>
                      <w:szCs w:val="21"/>
                    </w:rPr>
                  </w:pPr>
                </w:p>
              </w:tc>
            </w:tr>
          </w:tbl>
          <w:p w14:paraId="30C3D91E">
            <w:pPr>
              <w:pStyle w:val="8"/>
              <w:spacing w:line="240" w:lineRule="auto"/>
              <w:ind w:firstLine="0" w:firstLineChars="0"/>
              <w:rPr>
                <w:rFonts w:hint="eastAsia" w:ascii="宋体" w:hAnsi="宋体" w:cs="仿宋"/>
                <w:kern w:val="0"/>
              </w:rPr>
            </w:pPr>
          </w:p>
          <w:p w14:paraId="30C3D91F">
            <w:pPr>
              <w:pStyle w:val="2"/>
              <w:spacing w:before="0" w:beforeAutospacing="0" w:after="0" w:afterAutospacing="0"/>
              <w:rPr>
                <w:rFonts w:hint="eastAsia" w:ascii="宋体" w:hAnsi="宋体" w:eastAsia="宋体" w:cs="仿宋"/>
                <w:kern w:val="0"/>
                <w:sz w:val="24"/>
                <w:szCs w:val="24"/>
              </w:rPr>
            </w:pPr>
          </w:p>
          <w:p w14:paraId="4F48D1F9"/>
          <w:p w14:paraId="37AC2695">
            <w:pPr>
              <w:pStyle w:val="2"/>
              <w:spacing w:before="0" w:beforeAutospacing="0" w:after="0" w:afterAutospacing="0"/>
              <w:jc w:val="center"/>
              <w:rPr>
                <w:rFonts w:hint="eastAsia" w:ascii="宋体" w:hAnsi="宋体" w:eastAsia="宋体" w:cs="仿宋"/>
                <w:kern w:val="0"/>
                <w:sz w:val="24"/>
                <w:szCs w:val="24"/>
              </w:rPr>
            </w:pPr>
            <w:r>
              <w:rPr>
                <w:rFonts w:hint="eastAsia" w:ascii="宋体" w:hAnsi="宋体" w:eastAsia="宋体" w:cs="仿宋"/>
                <w:kern w:val="0"/>
                <w:sz w:val="24"/>
                <w:szCs w:val="24"/>
              </w:rPr>
              <w:t>课题4舱室照明照度计算与灯具智能选型</w:t>
            </w:r>
          </w:p>
          <w:tbl>
            <w:tblPr>
              <w:tblStyle w:val="14"/>
              <w:tblpPr w:leftFromText="180" w:rightFromText="180" w:vertAnchor="text" w:horzAnchor="page" w:tblpX="1804" w:tblpY="557"/>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7"/>
              <w:gridCol w:w="4308"/>
              <w:gridCol w:w="1435"/>
              <w:gridCol w:w="1709"/>
            </w:tblGrid>
            <w:tr w14:paraId="1BEEA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250F5E6">
                  <w:pPr>
                    <w:jc w:val="center"/>
                    <w:rPr>
                      <w:rFonts w:hint="eastAsia" w:ascii="宋体" w:hAnsi="宋体"/>
                      <w:b/>
                      <w:szCs w:val="21"/>
                    </w:rPr>
                  </w:pPr>
                  <w:r>
                    <w:rPr>
                      <w:rFonts w:hint="eastAsia" w:ascii="宋体" w:hAnsi="宋体"/>
                      <w:b/>
                      <w:szCs w:val="21"/>
                    </w:rPr>
                    <w:t>子课题</w:t>
                  </w:r>
                </w:p>
              </w:tc>
              <w:tc>
                <w:tcPr>
                  <w:tcW w:w="234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6F6553D">
                  <w:pPr>
                    <w:jc w:val="center"/>
                    <w:rPr>
                      <w:rFonts w:hint="eastAsia" w:ascii="宋体" w:hAnsi="宋体"/>
                      <w:b/>
                      <w:szCs w:val="21"/>
                    </w:rPr>
                  </w:pPr>
                  <w:r>
                    <w:rPr>
                      <w:rFonts w:ascii="宋体" w:hAnsi="宋体"/>
                      <w:b/>
                      <w:szCs w:val="21"/>
                    </w:rPr>
                    <w:t>任务</w:t>
                  </w:r>
                </w:p>
              </w:tc>
              <w:tc>
                <w:tcPr>
                  <w:tcW w:w="781"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330F973">
                  <w:pPr>
                    <w:jc w:val="center"/>
                    <w:rPr>
                      <w:rFonts w:hint="eastAsia" w:ascii="宋体" w:hAnsi="宋体"/>
                      <w:b/>
                      <w:szCs w:val="21"/>
                    </w:rPr>
                  </w:pPr>
                  <w:r>
                    <w:rPr>
                      <w:rFonts w:ascii="宋体" w:hAnsi="宋体"/>
                      <w:b/>
                      <w:szCs w:val="21"/>
                    </w:rPr>
                    <w:t>牵头单位</w:t>
                  </w:r>
                </w:p>
              </w:tc>
              <w:tc>
                <w:tcPr>
                  <w:tcW w:w="930"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8DE8705">
                  <w:pPr>
                    <w:jc w:val="center"/>
                    <w:rPr>
                      <w:rFonts w:hint="eastAsia" w:ascii="宋体" w:hAnsi="宋体"/>
                      <w:b/>
                      <w:szCs w:val="21"/>
                    </w:rPr>
                  </w:pPr>
                  <w:r>
                    <w:rPr>
                      <w:rFonts w:hint="eastAsia" w:ascii="宋体" w:hAnsi="宋体"/>
                      <w:b/>
                      <w:szCs w:val="21"/>
                    </w:rPr>
                    <w:t>参研单位</w:t>
                  </w:r>
                </w:p>
              </w:tc>
            </w:tr>
            <w:tr w14:paraId="0B07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D942E2E">
                  <w:pPr>
                    <w:jc w:val="center"/>
                    <w:rPr>
                      <w:rFonts w:hint="eastAsia" w:ascii="宋体" w:hAnsi="宋体"/>
                      <w:szCs w:val="21"/>
                    </w:rPr>
                  </w:pPr>
                  <w:r>
                    <w:rPr>
                      <w:rFonts w:hint="eastAsia"/>
                    </w:rPr>
                    <w:t>4.1 灯具规格参数数据库与特性建模</w:t>
                  </w:r>
                </w:p>
              </w:tc>
              <w:tc>
                <w:tcPr>
                  <w:tcW w:w="2344"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8BC56F4">
                  <w:pPr>
                    <w:rPr>
                      <w:rFonts w:hint="eastAsia" w:ascii="宋体" w:hAnsi="宋体"/>
                      <w:szCs w:val="21"/>
                    </w:rPr>
                  </w:pPr>
                  <w:r>
                    <w:rPr>
                      <w:rFonts w:hint="eastAsia" w:ascii="宋体" w:hAnsi="宋体"/>
                      <w:szCs w:val="21"/>
                    </w:rPr>
                    <w:t>4.1.1 船舶灯具规格参数知识库</w:t>
                  </w:r>
                </w:p>
                <w:p w14:paraId="5C60A9FA">
                  <w:pPr>
                    <w:rPr>
                      <w:rFonts w:hint="eastAsia" w:ascii="宋体" w:hAnsi="宋体"/>
                      <w:szCs w:val="21"/>
                    </w:rPr>
                  </w:pPr>
                  <w:r>
                    <w:rPr>
                      <w:rFonts w:hint="eastAsia" w:ascii="宋体" w:hAnsi="宋体"/>
                      <w:szCs w:val="21"/>
                    </w:rPr>
                    <w:t>4.1.2 灯具光学特性建模</w:t>
                  </w:r>
                </w:p>
              </w:tc>
              <w:tc>
                <w:tcPr>
                  <w:tcW w:w="781"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365C5C6">
                  <w:pPr>
                    <w:jc w:val="center"/>
                    <w:rPr>
                      <w:rFonts w:hint="eastAsia" w:ascii="宋体" w:hAnsi="宋体"/>
                      <w:szCs w:val="21"/>
                    </w:rPr>
                  </w:pPr>
                  <w:r>
                    <w:rPr>
                      <w:rFonts w:ascii="宋体" w:hAnsi="宋体"/>
                      <w:szCs w:val="21"/>
                    </w:rPr>
                    <w:t>上海研究院</w:t>
                  </w:r>
                </w:p>
              </w:tc>
              <w:tc>
                <w:tcPr>
                  <w:tcW w:w="930"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260EA42">
                  <w:pPr>
                    <w:jc w:val="center"/>
                    <w:rPr>
                      <w:rFonts w:hint="eastAsia" w:ascii="宋体" w:hAnsi="宋体"/>
                      <w:szCs w:val="21"/>
                    </w:rPr>
                  </w:pPr>
                </w:p>
              </w:tc>
            </w:tr>
            <w:tr w14:paraId="06401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8782B7F">
                  <w:pPr>
                    <w:jc w:val="center"/>
                    <w:rPr>
                      <w:rFonts w:hint="eastAsia" w:ascii="宋体" w:hAnsi="宋体"/>
                      <w:szCs w:val="21"/>
                    </w:rPr>
                  </w:pPr>
                  <w:r>
                    <w:rPr>
                      <w:rFonts w:hint="eastAsia" w:ascii="宋体" w:hAnsi="宋体"/>
                      <w:szCs w:val="21"/>
                    </w:rPr>
                    <w:t>4.2 舱室照度计算模型与算法</w:t>
                  </w:r>
                </w:p>
              </w:tc>
              <w:tc>
                <w:tcPr>
                  <w:tcW w:w="2344"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6684FEE">
                  <w:pPr>
                    <w:rPr>
                      <w:rFonts w:hint="eastAsia" w:ascii="宋体" w:hAnsi="宋体"/>
                      <w:szCs w:val="21"/>
                    </w:rPr>
                  </w:pPr>
                  <w:r>
                    <w:rPr>
                      <w:rFonts w:hint="eastAsia" w:ascii="宋体" w:hAnsi="宋体"/>
                      <w:szCs w:val="21"/>
                    </w:rPr>
                    <w:t>4.2.1 舱室几何特征参数提取</w:t>
                  </w:r>
                </w:p>
                <w:p w14:paraId="2ACF26AB">
                  <w:pPr>
                    <w:rPr>
                      <w:rFonts w:hint="eastAsia" w:ascii="宋体" w:hAnsi="宋体"/>
                      <w:szCs w:val="21"/>
                    </w:rPr>
                  </w:pPr>
                  <w:r>
                    <w:rPr>
                      <w:rFonts w:hint="eastAsia" w:ascii="宋体" w:hAnsi="宋体"/>
                      <w:szCs w:val="21"/>
                    </w:rPr>
                    <w:t>4.2.2 光照覆盖模型设计</w:t>
                  </w:r>
                </w:p>
                <w:p w14:paraId="0F9576F6">
                  <w:pPr>
                    <w:rPr>
                      <w:rFonts w:hint="eastAsia" w:ascii="宋体" w:hAnsi="宋体"/>
                      <w:szCs w:val="21"/>
                    </w:rPr>
                  </w:pPr>
                  <w:r>
                    <w:rPr>
                      <w:rFonts w:hint="eastAsia" w:ascii="宋体" w:hAnsi="宋体"/>
                      <w:szCs w:val="21"/>
                    </w:rPr>
                    <w:t>4.2.3 照度计算算法</w:t>
                  </w:r>
                </w:p>
              </w:tc>
              <w:tc>
                <w:tcPr>
                  <w:tcW w:w="781"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40175BC">
                  <w:pPr>
                    <w:jc w:val="center"/>
                    <w:rPr>
                      <w:rFonts w:hint="eastAsia" w:ascii="宋体" w:hAnsi="宋体"/>
                      <w:szCs w:val="21"/>
                    </w:rPr>
                  </w:pPr>
                  <w:r>
                    <w:rPr>
                      <w:rFonts w:hint="eastAsia" w:ascii="宋体" w:hAnsi="宋体"/>
                      <w:szCs w:val="21"/>
                    </w:rPr>
                    <w:t>上海研究院</w:t>
                  </w:r>
                </w:p>
              </w:tc>
              <w:tc>
                <w:tcPr>
                  <w:tcW w:w="930"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70E9A3D">
                  <w:pPr>
                    <w:jc w:val="center"/>
                    <w:rPr>
                      <w:rFonts w:hint="eastAsia" w:ascii="宋体" w:hAnsi="宋体"/>
                      <w:szCs w:val="21"/>
                    </w:rPr>
                  </w:pPr>
                </w:p>
              </w:tc>
            </w:tr>
          </w:tbl>
          <w:p w14:paraId="6439E1B0"/>
          <w:p w14:paraId="51A58E77"/>
          <w:p w14:paraId="4912FFF2"/>
          <w:p w14:paraId="69E9CA70">
            <w:pPr>
              <w:pStyle w:val="2"/>
              <w:spacing w:before="0" w:beforeAutospacing="0" w:after="0" w:afterAutospacing="0"/>
              <w:jc w:val="center"/>
              <w:rPr>
                <w:rFonts w:hint="eastAsia" w:ascii="宋体" w:hAnsi="宋体" w:eastAsia="宋体" w:cs="仿宋"/>
                <w:kern w:val="0"/>
                <w:sz w:val="24"/>
                <w:szCs w:val="24"/>
              </w:rPr>
            </w:pPr>
            <w:r>
              <w:rPr>
                <w:rFonts w:hint="eastAsia" w:ascii="宋体" w:hAnsi="宋体" w:eastAsia="宋体" w:cs="仿宋"/>
                <w:kern w:val="0"/>
                <w:sz w:val="24"/>
                <w:szCs w:val="24"/>
              </w:rPr>
              <w:t>课题5舱室设备二维智能布局与优化技术研究</w:t>
            </w:r>
          </w:p>
          <w:tbl>
            <w:tblPr>
              <w:tblStyle w:val="14"/>
              <w:tblpPr w:leftFromText="180" w:rightFromText="180" w:vertAnchor="text" w:horzAnchor="page" w:tblpX="1804" w:tblpY="557"/>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7"/>
              <w:gridCol w:w="4308"/>
              <w:gridCol w:w="1435"/>
              <w:gridCol w:w="1709"/>
            </w:tblGrid>
            <w:tr w14:paraId="6BC23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9080BA5">
                  <w:pPr>
                    <w:jc w:val="center"/>
                    <w:rPr>
                      <w:rFonts w:hint="eastAsia" w:ascii="宋体" w:hAnsi="宋体"/>
                      <w:b/>
                      <w:szCs w:val="21"/>
                    </w:rPr>
                  </w:pPr>
                  <w:r>
                    <w:rPr>
                      <w:rFonts w:hint="eastAsia" w:ascii="宋体" w:hAnsi="宋体"/>
                      <w:b/>
                      <w:szCs w:val="21"/>
                    </w:rPr>
                    <w:t>子课题</w:t>
                  </w:r>
                </w:p>
              </w:tc>
              <w:tc>
                <w:tcPr>
                  <w:tcW w:w="234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4B3946E">
                  <w:pPr>
                    <w:jc w:val="center"/>
                    <w:rPr>
                      <w:rFonts w:hint="eastAsia" w:ascii="宋体" w:hAnsi="宋体"/>
                      <w:b/>
                      <w:szCs w:val="21"/>
                    </w:rPr>
                  </w:pPr>
                  <w:r>
                    <w:rPr>
                      <w:rFonts w:ascii="宋体" w:hAnsi="宋体"/>
                      <w:b/>
                      <w:szCs w:val="21"/>
                    </w:rPr>
                    <w:t>任务</w:t>
                  </w:r>
                </w:p>
              </w:tc>
              <w:tc>
                <w:tcPr>
                  <w:tcW w:w="781"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852117D">
                  <w:pPr>
                    <w:jc w:val="center"/>
                    <w:rPr>
                      <w:rFonts w:hint="eastAsia" w:ascii="宋体" w:hAnsi="宋体"/>
                      <w:b/>
                      <w:szCs w:val="21"/>
                    </w:rPr>
                  </w:pPr>
                  <w:r>
                    <w:rPr>
                      <w:rFonts w:ascii="宋体" w:hAnsi="宋体"/>
                      <w:b/>
                      <w:szCs w:val="21"/>
                    </w:rPr>
                    <w:t>牵头单位</w:t>
                  </w:r>
                </w:p>
              </w:tc>
              <w:tc>
                <w:tcPr>
                  <w:tcW w:w="930"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F758D80">
                  <w:pPr>
                    <w:jc w:val="center"/>
                    <w:rPr>
                      <w:rFonts w:hint="eastAsia" w:ascii="宋体" w:hAnsi="宋体"/>
                      <w:b/>
                      <w:szCs w:val="21"/>
                    </w:rPr>
                  </w:pPr>
                  <w:r>
                    <w:rPr>
                      <w:rFonts w:hint="eastAsia" w:ascii="宋体" w:hAnsi="宋体"/>
                      <w:b/>
                      <w:szCs w:val="21"/>
                    </w:rPr>
                    <w:t>参研单位</w:t>
                  </w:r>
                </w:p>
              </w:tc>
            </w:tr>
            <w:tr w14:paraId="31102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 w:type="pct"/>
                  <w:tcBorders>
                    <w:top w:val="single" w:color="000000" w:sz="6" w:space="0"/>
                    <w:left w:val="single" w:color="000000" w:sz="6" w:space="0"/>
                    <w:bottom w:val="single" w:color="000000" w:sz="4" w:space="0"/>
                    <w:right w:val="single" w:color="000000" w:sz="6" w:space="0"/>
                  </w:tcBorders>
                  <w:tcMar>
                    <w:top w:w="0" w:type="dxa"/>
                    <w:left w:w="108" w:type="dxa"/>
                    <w:bottom w:w="0" w:type="dxa"/>
                    <w:right w:w="108" w:type="dxa"/>
                  </w:tcMar>
                  <w:vAlign w:val="center"/>
                </w:tcPr>
                <w:p w14:paraId="15D01E1A">
                  <w:pPr>
                    <w:jc w:val="center"/>
                    <w:rPr>
                      <w:rFonts w:hint="eastAsia" w:ascii="宋体" w:hAnsi="宋体"/>
                      <w:szCs w:val="21"/>
                    </w:rPr>
                  </w:pPr>
                  <w:r>
                    <w:rPr>
                      <w:rFonts w:hint="eastAsia"/>
                    </w:rPr>
                    <w:t>5.1 舱室空间数字建模与约束表达</w:t>
                  </w:r>
                </w:p>
              </w:tc>
              <w:tc>
                <w:tcPr>
                  <w:tcW w:w="2344" w:type="pct"/>
                  <w:tcBorders>
                    <w:top w:val="single" w:color="CBCDD1" w:sz="6" w:space="0"/>
                    <w:left w:val="single" w:color="000000" w:sz="6" w:space="0"/>
                    <w:bottom w:val="single" w:color="000000" w:sz="4" w:space="0"/>
                    <w:right w:val="single" w:color="000000" w:sz="6" w:space="0"/>
                  </w:tcBorders>
                  <w:tcMar>
                    <w:top w:w="0" w:type="dxa"/>
                    <w:left w:w="108" w:type="dxa"/>
                    <w:bottom w:w="0" w:type="dxa"/>
                    <w:right w:w="108" w:type="dxa"/>
                  </w:tcMar>
                  <w:vAlign w:val="center"/>
                </w:tcPr>
                <w:p w14:paraId="394DCAEC">
                  <w:pPr>
                    <w:rPr>
                      <w:rFonts w:hint="eastAsia" w:ascii="宋体" w:hAnsi="宋体"/>
                      <w:szCs w:val="21"/>
                    </w:rPr>
                  </w:pPr>
                  <w:r>
                    <w:rPr>
                      <w:rFonts w:hint="eastAsia" w:ascii="宋体" w:hAnsi="宋体"/>
                      <w:szCs w:val="21"/>
                    </w:rPr>
                    <w:t>5.1.1 舱室几何边界建模</w:t>
                  </w:r>
                </w:p>
                <w:p w14:paraId="786E8E68">
                  <w:pPr>
                    <w:rPr>
                      <w:rFonts w:hint="eastAsia" w:ascii="宋体" w:hAnsi="宋体"/>
                      <w:szCs w:val="21"/>
                    </w:rPr>
                  </w:pPr>
                  <w:r>
                    <w:rPr>
                      <w:rFonts w:hint="eastAsia" w:ascii="宋体" w:hAnsi="宋体"/>
                      <w:szCs w:val="21"/>
                    </w:rPr>
                    <w:t>5.1.2 设备规格及属性参数化建模</w:t>
                  </w:r>
                </w:p>
                <w:p w14:paraId="0E52410D">
                  <w:pPr>
                    <w:rPr>
                      <w:rFonts w:hint="eastAsia" w:ascii="宋体" w:hAnsi="宋体"/>
                      <w:szCs w:val="21"/>
                    </w:rPr>
                  </w:pPr>
                  <w:r>
                    <w:rPr>
                      <w:rFonts w:hint="eastAsia" w:ascii="宋体" w:hAnsi="宋体"/>
                      <w:szCs w:val="21"/>
                    </w:rPr>
                    <w:t>5.1.3 舱室空间约束规则库构建</w:t>
                  </w:r>
                </w:p>
              </w:tc>
              <w:tc>
                <w:tcPr>
                  <w:tcW w:w="781" w:type="pct"/>
                  <w:tcBorders>
                    <w:top w:val="single" w:color="CBCDD1" w:sz="6" w:space="0"/>
                    <w:left w:val="single" w:color="000000" w:sz="6" w:space="0"/>
                    <w:bottom w:val="single" w:color="000000" w:sz="4" w:space="0"/>
                    <w:right w:val="single" w:color="000000" w:sz="6" w:space="0"/>
                  </w:tcBorders>
                  <w:tcMar>
                    <w:top w:w="0" w:type="dxa"/>
                    <w:left w:w="108" w:type="dxa"/>
                    <w:bottom w:w="0" w:type="dxa"/>
                    <w:right w:w="108" w:type="dxa"/>
                  </w:tcMar>
                  <w:vAlign w:val="center"/>
                </w:tcPr>
                <w:p w14:paraId="04963604">
                  <w:pPr>
                    <w:jc w:val="center"/>
                    <w:rPr>
                      <w:rFonts w:hint="eastAsia" w:ascii="宋体" w:hAnsi="宋体"/>
                      <w:szCs w:val="21"/>
                    </w:rPr>
                  </w:pPr>
                  <w:r>
                    <w:rPr>
                      <w:rFonts w:ascii="宋体" w:hAnsi="宋体"/>
                      <w:szCs w:val="21"/>
                    </w:rPr>
                    <w:t>上海研究院</w:t>
                  </w:r>
                </w:p>
              </w:tc>
              <w:tc>
                <w:tcPr>
                  <w:tcW w:w="930" w:type="pct"/>
                  <w:tcBorders>
                    <w:top w:val="single" w:color="CBCDD1" w:sz="6" w:space="0"/>
                    <w:left w:val="single" w:color="000000" w:sz="6" w:space="0"/>
                    <w:bottom w:val="single" w:color="000000" w:sz="4" w:space="0"/>
                    <w:right w:val="single" w:color="000000" w:sz="6" w:space="0"/>
                  </w:tcBorders>
                  <w:tcMar>
                    <w:top w:w="0" w:type="dxa"/>
                    <w:left w:w="108" w:type="dxa"/>
                    <w:bottom w:w="0" w:type="dxa"/>
                    <w:right w:w="108" w:type="dxa"/>
                  </w:tcMar>
                  <w:vAlign w:val="center"/>
                </w:tcPr>
                <w:p w14:paraId="11A2E3F7">
                  <w:pPr>
                    <w:jc w:val="center"/>
                    <w:rPr>
                      <w:rFonts w:hint="eastAsia" w:ascii="宋体" w:hAnsi="宋体"/>
                      <w:szCs w:val="21"/>
                    </w:rPr>
                  </w:pPr>
                </w:p>
              </w:tc>
            </w:tr>
            <w:tr w14:paraId="20B7D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42E3FE9">
                  <w:pPr>
                    <w:jc w:val="center"/>
                    <w:rPr>
                      <w:rFonts w:hint="eastAsia" w:ascii="宋体" w:hAnsi="宋体"/>
                      <w:szCs w:val="21"/>
                    </w:rPr>
                  </w:pPr>
                  <w:r>
                    <w:rPr>
                      <w:rFonts w:hint="eastAsia" w:ascii="宋体" w:hAnsi="宋体"/>
                      <w:szCs w:val="21"/>
                    </w:rPr>
                    <w:t>5.2 设备自动布局算法研究</w:t>
                  </w:r>
                </w:p>
              </w:tc>
              <w:tc>
                <w:tcPr>
                  <w:tcW w:w="2344"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0E92CBE">
                  <w:pPr>
                    <w:rPr>
                      <w:rFonts w:hint="eastAsia" w:ascii="宋体" w:hAnsi="宋体"/>
                      <w:szCs w:val="21"/>
                    </w:rPr>
                  </w:pPr>
                  <w:r>
                    <w:rPr>
                      <w:rFonts w:hint="eastAsia" w:ascii="宋体" w:hAnsi="宋体"/>
                      <w:szCs w:val="21"/>
                    </w:rPr>
                    <w:t>5.2.1 布局优化目标函数设计</w:t>
                  </w:r>
                </w:p>
                <w:p w14:paraId="4C66469F">
                  <w:pPr>
                    <w:rPr>
                      <w:rFonts w:hint="eastAsia" w:ascii="宋体" w:hAnsi="宋体"/>
                      <w:szCs w:val="21"/>
                    </w:rPr>
                  </w:pPr>
                  <w:r>
                    <w:rPr>
                      <w:rFonts w:hint="eastAsia" w:ascii="宋体" w:hAnsi="宋体"/>
                      <w:szCs w:val="21"/>
                    </w:rPr>
                    <w:t>5.2.2 多约束条件建模</w:t>
                  </w:r>
                </w:p>
                <w:p w14:paraId="0AB01430">
                  <w:pPr>
                    <w:rPr>
                      <w:rFonts w:hint="eastAsia" w:ascii="宋体" w:hAnsi="宋体"/>
                      <w:szCs w:val="21"/>
                    </w:rPr>
                  </w:pPr>
                  <w:r>
                    <w:rPr>
                      <w:rFonts w:hint="eastAsia" w:ascii="宋体" w:hAnsi="宋体"/>
                      <w:szCs w:val="21"/>
                    </w:rPr>
                    <w:t>5.2.3 多目标优化求解算法</w:t>
                  </w:r>
                </w:p>
                <w:p w14:paraId="2453ED0B">
                  <w:pPr>
                    <w:rPr>
                      <w:rFonts w:hint="eastAsia" w:ascii="宋体" w:hAnsi="宋体"/>
                      <w:szCs w:val="21"/>
                    </w:rPr>
                  </w:pPr>
                  <w:r>
                    <w:rPr>
                      <w:rFonts w:hint="eastAsia" w:ascii="宋体" w:hAnsi="宋体"/>
                      <w:szCs w:val="21"/>
                    </w:rPr>
                    <w:t>5.2.4 多设备间冲突检测与调整机制</w:t>
                  </w:r>
                </w:p>
              </w:tc>
              <w:tc>
                <w:tcPr>
                  <w:tcW w:w="781"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2B98B20">
                  <w:pPr>
                    <w:jc w:val="center"/>
                    <w:rPr>
                      <w:rFonts w:hint="eastAsia" w:ascii="宋体" w:hAnsi="宋体"/>
                      <w:szCs w:val="21"/>
                    </w:rPr>
                  </w:pPr>
                  <w:r>
                    <w:rPr>
                      <w:rFonts w:hint="eastAsia" w:ascii="宋体" w:hAnsi="宋体"/>
                      <w:szCs w:val="21"/>
                    </w:rPr>
                    <w:t>上海研究院</w:t>
                  </w:r>
                </w:p>
              </w:tc>
              <w:tc>
                <w:tcPr>
                  <w:tcW w:w="93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31B1314">
                  <w:pPr>
                    <w:jc w:val="center"/>
                    <w:rPr>
                      <w:rFonts w:hint="eastAsia" w:ascii="宋体" w:hAnsi="宋体"/>
                      <w:szCs w:val="21"/>
                    </w:rPr>
                  </w:pPr>
                </w:p>
              </w:tc>
            </w:tr>
            <w:tr w14:paraId="10F10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B12BA0A">
                  <w:pPr>
                    <w:jc w:val="center"/>
                    <w:rPr>
                      <w:rFonts w:hint="eastAsia" w:ascii="宋体" w:hAnsi="宋体"/>
                      <w:szCs w:val="21"/>
                    </w:rPr>
                  </w:pPr>
                  <w:r>
                    <w:rPr>
                      <w:rFonts w:hint="eastAsia" w:ascii="宋体" w:hAnsi="宋体"/>
                      <w:szCs w:val="21"/>
                    </w:rPr>
                    <w:t>5.3 交互式布局编辑与辅助工具</w:t>
                  </w:r>
                </w:p>
              </w:tc>
              <w:tc>
                <w:tcPr>
                  <w:tcW w:w="2344"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E58259F">
                  <w:pPr>
                    <w:rPr>
                      <w:rFonts w:hint="eastAsia" w:ascii="宋体" w:hAnsi="宋体"/>
                      <w:szCs w:val="21"/>
                    </w:rPr>
                  </w:pPr>
                  <w:r>
                    <w:rPr>
                      <w:rFonts w:hint="eastAsia" w:ascii="宋体" w:hAnsi="宋体"/>
                      <w:szCs w:val="21"/>
                    </w:rPr>
                    <w:t>5.3.1 设备布局交互式编辑框架设计</w:t>
                  </w:r>
                </w:p>
                <w:p w14:paraId="16A82DD0">
                  <w:pPr>
                    <w:rPr>
                      <w:rFonts w:hint="eastAsia" w:ascii="宋体" w:hAnsi="宋体"/>
                      <w:szCs w:val="21"/>
                    </w:rPr>
                  </w:pPr>
                  <w:r>
                    <w:rPr>
                      <w:rFonts w:hint="eastAsia" w:ascii="宋体" w:hAnsi="宋体"/>
                      <w:szCs w:val="21"/>
                    </w:rPr>
                    <w:t>5.3.2 设备拖动与调整功能设计</w:t>
                  </w:r>
                </w:p>
                <w:p w14:paraId="0877E661">
                  <w:pPr>
                    <w:rPr>
                      <w:rFonts w:hint="eastAsia" w:ascii="宋体" w:hAnsi="宋体"/>
                      <w:szCs w:val="21"/>
                    </w:rPr>
                  </w:pPr>
                  <w:r>
                    <w:rPr>
                      <w:rFonts w:hint="eastAsia" w:ascii="宋体" w:hAnsi="宋体"/>
                      <w:szCs w:val="21"/>
                    </w:rPr>
                    <w:t>5.3.3 布局约束实时检测机制</w:t>
                  </w:r>
                </w:p>
              </w:tc>
              <w:tc>
                <w:tcPr>
                  <w:tcW w:w="781"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ACDDB6B">
                  <w:pPr>
                    <w:jc w:val="center"/>
                    <w:rPr>
                      <w:rFonts w:hint="eastAsia" w:ascii="宋体" w:hAnsi="宋体"/>
                      <w:szCs w:val="21"/>
                    </w:rPr>
                  </w:pPr>
                  <w:r>
                    <w:rPr>
                      <w:rFonts w:hint="eastAsia" w:ascii="宋体" w:hAnsi="宋体"/>
                      <w:szCs w:val="21"/>
                    </w:rPr>
                    <w:t>上海研究院</w:t>
                  </w:r>
                </w:p>
              </w:tc>
              <w:tc>
                <w:tcPr>
                  <w:tcW w:w="93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667A350">
                  <w:pPr>
                    <w:jc w:val="center"/>
                    <w:rPr>
                      <w:rFonts w:hint="eastAsia" w:ascii="宋体" w:hAnsi="宋体"/>
                      <w:szCs w:val="21"/>
                    </w:rPr>
                  </w:pPr>
                </w:p>
              </w:tc>
            </w:tr>
          </w:tbl>
          <w:p w14:paraId="480912AC"/>
          <w:p w14:paraId="30C3D93A">
            <w:pPr>
              <w:pStyle w:val="8"/>
              <w:spacing w:line="365" w:lineRule="auto"/>
              <w:ind w:firstLine="0" w:firstLineChars="0"/>
              <w:rPr>
                <w:rFonts w:hint="eastAsia" w:ascii="宋体" w:hAnsi="宋体" w:cs="仿宋"/>
                <w:kern w:val="0"/>
              </w:rPr>
            </w:pPr>
          </w:p>
        </w:tc>
      </w:tr>
      <w:tr w14:paraId="30C3D9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903" w:hRule="atLeast"/>
          <w:jc w:val="center"/>
        </w:trPr>
        <w:tc>
          <w:tcPr>
            <w:tcW w:w="9398" w:type="dxa"/>
            <w:gridSpan w:val="2"/>
          </w:tcPr>
          <w:p w14:paraId="30C3D93C">
            <w:pPr>
              <w:pStyle w:val="8"/>
              <w:spacing w:line="390" w:lineRule="exact"/>
              <w:ind w:firstLine="0" w:firstLineChars="0"/>
              <w:rPr>
                <w:rFonts w:hint="eastAsia" w:ascii="宋体" w:hAnsi="宋体"/>
                <w:b/>
                <w:bCs/>
                <w:color w:val="0D0D0D"/>
              </w:rPr>
            </w:pPr>
            <w:r>
              <w:rPr>
                <w:rFonts w:hint="eastAsia" w:ascii="宋体" w:hAnsi="宋体"/>
                <w:b/>
                <w:bCs/>
                <w:color w:val="0D0D0D"/>
              </w:rPr>
              <w:t>三、主要研究内容</w:t>
            </w:r>
          </w:p>
          <w:p w14:paraId="668EAB42">
            <w:pPr>
              <w:ind w:firstLine="442" w:firstLineChars="200"/>
              <w:rPr>
                <w:rFonts w:hint="eastAsia" w:ascii="宋体" w:hAnsi="宋体"/>
                <w:b/>
                <w:bCs/>
                <w:color w:val="0D0D0D"/>
                <w:sz w:val="22"/>
                <w:szCs w:val="28"/>
              </w:rPr>
            </w:pPr>
            <w:r>
              <w:rPr>
                <w:rFonts w:hint="eastAsia" w:ascii="宋体" w:hAnsi="宋体"/>
                <w:b/>
                <w:bCs/>
                <w:color w:val="0D0D0D"/>
                <w:sz w:val="22"/>
                <w:szCs w:val="28"/>
              </w:rPr>
              <w:t>课题1 基于负载清单的配电原理自动生成</w:t>
            </w:r>
          </w:p>
          <w:p w14:paraId="0A4CEEBA">
            <w:pPr>
              <w:ind w:firstLine="632" w:firstLineChars="300"/>
            </w:pPr>
            <w:r>
              <w:rPr>
                <w:rFonts w:hint="eastAsia" w:ascii="宋体" w:hAnsi="宋体"/>
                <w:b/>
                <w:bCs/>
                <w:color w:val="0D0D0D"/>
              </w:rPr>
              <w:t>子课题1.1 船舶配电知识建模与供电策略推理</w:t>
            </w:r>
          </w:p>
          <w:p w14:paraId="446F10B0">
            <w:pPr>
              <w:ind w:firstLine="840" w:firstLineChars="400"/>
              <w:rPr>
                <w:rFonts w:hint="eastAsia" w:ascii="宋体" w:hAnsi="宋体"/>
                <w:color w:val="0D0D0D"/>
              </w:rPr>
            </w:pPr>
            <w:r>
              <w:rPr>
                <w:rFonts w:hint="eastAsia" w:ascii="宋体" w:hAnsi="宋体"/>
                <w:color w:val="0D0D0D"/>
              </w:rPr>
              <w:t>1.1.1 船舶配电设计规范的结构化抽取与知识建模</w:t>
            </w:r>
          </w:p>
          <w:p w14:paraId="73E015D6">
            <w:pPr>
              <w:ind w:firstLine="840" w:firstLineChars="400"/>
              <w:rPr>
                <w:rFonts w:hint="eastAsia" w:ascii="宋体" w:hAnsi="宋体"/>
                <w:color w:val="0D0D0D"/>
              </w:rPr>
            </w:pPr>
            <w:r>
              <w:rPr>
                <w:rFonts w:hint="eastAsia" w:ascii="宋体" w:hAnsi="宋体"/>
                <w:color w:val="0D0D0D"/>
              </w:rPr>
              <w:t>1.1.2 舱室类型及负荷类别规则的语义建模</w:t>
            </w:r>
          </w:p>
          <w:p w14:paraId="76B2B424">
            <w:pPr>
              <w:ind w:firstLine="840" w:firstLineChars="400"/>
              <w:rPr>
                <w:rFonts w:hint="eastAsia" w:ascii="宋体" w:hAnsi="宋体"/>
                <w:color w:val="0D0D0D"/>
              </w:rPr>
            </w:pPr>
            <w:r>
              <w:rPr>
                <w:rFonts w:hint="eastAsia" w:ascii="宋体" w:hAnsi="宋体"/>
                <w:color w:val="0D0D0D"/>
              </w:rPr>
              <w:t>1.1.3 设备选型规则与多供电模式策略建模</w:t>
            </w:r>
          </w:p>
          <w:p w14:paraId="40B5BD98">
            <w:pPr>
              <w:ind w:firstLine="632" w:firstLineChars="300"/>
              <w:rPr>
                <w:rFonts w:hint="eastAsia" w:ascii="宋体" w:hAnsi="宋体"/>
                <w:b/>
                <w:bCs/>
                <w:color w:val="0D0D0D"/>
              </w:rPr>
            </w:pPr>
            <w:r>
              <w:rPr>
                <w:rFonts w:hint="eastAsia" w:ascii="宋体" w:hAnsi="宋体"/>
                <w:b/>
                <w:bCs/>
                <w:color w:val="0D0D0D"/>
              </w:rPr>
              <w:t>子课题1.2 舱室图纸识别与空间语义建模</w:t>
            </w:r>
          </w:p>
          <w:p w14:paraId="17373515">
            <w:pPr>
              <w:ind w:firstLine="840" w:firstLineChars="400"/>
              <w:rPr>
                <w:rFonts w:hint="eastAsia" w:ascii="宋体" w:hAnsi="宋体"/>
                <w:color w:val="0D0D0D"/>
              </w:rPr>
            </w:pPr>
            <w:r>
              <w:rPr>
                <w:rFonts w:hint="eastAsia" w:ascii="宋体" w:hAnsi="宋体"/>
                <w:color w:val="0D0D0D"/>
              </w:rPr>
              <w:t>1.2.1 舱室布置图识别与语义划分</w:t>
            </w:r>
          </w:p>
          <w:p w14:paraId="3BFC1755">
            <w:pPr>
              <w:ind w:firstLine="840" w:firstLineChars="400"/>
              <w:rPr>
                <w:rFonts w:hint="eastAsia" w:ascii="宋体" w:hAnsi="宋体"/>
                <w:color w:val="0D0D0D"/>
              </w:rPr>
            </w:pPr>
            <w:r>
              <w:rPr>
                <w:rFonts w:hint="eastAsia" w:ascii="宋体" w:hAnsi="宋体"/>
                <w:color w:val="0D0D0D"/>
              </w:rPr>
              <w:t>1.2.2 舱室属性建模与空间关系识别</w:t>
            </w:r>
          </w:p>
          <w:p w14:paraId="5117F444">
            <w:pPr>
              <w:ind w:firstLine="840" w:firstLineChars="400"/>
              <w:rPr>
                <w:rFonts w:hint="eastAsia" w:ascii="宋体" w:hAnsi="宋体"/>
                <w:color w:val="0D0D0D"/>
              </w:rPr>
            </w:pPr>
            <w:r>
              <w:rPr>
                <w:rFonts w:hint="eastAsia" w:ascii="宋体" w:hAnsi="宋体"/>
                <w:color w:val="0D0D0D"/>
              </w:rPr>
              <w:t>1.2.3 负荷清单解析与空间关联匹配</w:t>
            </w:r>
          </w:p>
          <w:p w14:paraId="1F02AD1F">
            <w:pPr>
              <w:ind w:firstLine="632" w:firstLineChars="300"/>
              <w:rPr>
                <w:rFonts w:hint="eastAsia" w:ascii="宋体" w:hAnsi="宋体"/>
                <w:b/>
                <w:bCs/>
                <w:color w:val="0D0D0D"/>
              </w:rPr>
            </w:pPr>
            <w:r>
              <w:rPr>
                <w:rFonts w:hint="eastAsia" w:ascii="宋体" w:hAnsi="宋体"/>
                <w:b/>
                <w:bCs/>
                <w:color w:val="0D0D0D"/>
              </w:rPr>
              <w:t>子课题1.3 配电拓扑数据结构与存储方案设计</w:t>
            </w:r>
          </w:p>
          <w:p w14:paraId="44B83EA0">
            <w:pPr>
              <w:ind w:firstLine="840" w:firstLineChars="400"/>
              <w:rPr>
                <w:rFonts w:hint="eastAsia" w:ascii="宋体" w:hAnsi="宋体"/>
                <w:color w:val="0D0D0D"/>
              </w:rPr>
            </w:pPr>
            <w:r>
              <w:rPr>
                <w:rFonts w:hint="eastAsia" w:ascii="宋体" w:hAnsi="宋体"/>
                <w:color w:val="0D0D0D"/>
              </w:rPr>
              <w:t>1.3.1 配电设备知识模型定义</w:t>
            </w:r>
          </w:p>
          <w:p w14:paraId="6B475B16">
            <w:pPr>
              <w:ind w:firstLine="840" w:firstLineChars="400"/>
              <w:rPr>
                <w:rFonts w:hint="eastAsia" w:ascii="宋体" w:hAnsi="宋体"/>
                <w:color w:val="0D0D0D"/>
              </w:rPr>
            </w:pPr>
            <w:r>
              <w:rPr>
                <w:rFonts w:hint="eastAsia" w:ascii="宋体" w:hAnsi="宋体"/>
                <w:color w:val="0D0D0D"/>
              </w:rPr>
              <w:t>1.3.2 图数据库/树结构拓扑设计</w:t>
            </w:r>
          </w:p>
          <w:p w14:paraId="2B7E4877">
            <w:pPr>
              <w:ind w:firstLine="840" w:firstLineChars="400"/>
              <w:rPr>
                <w:rFonts w:hint="eastAsia" w:ascii="宋体" w:hAnsi="宋体"/>
                <w:color w:val="0D0D0D"/>
              </w:rPr>
            </w:pPr>
            <w:r>
              <w:rPr>
                <w:rFonts w:hint="eastAsia" w:ascii="宋体" w:hAnsi="宋体"/>
                <w:color w:val="0D0D0D"/>
              </w:rPr>
              <w:t>1.3.3 拓扑查询与路径搜索算法</w:t>
            </w:r>
          </w:p>
          <w:p w14:paraId="26AEBF3F">
            <w:pPr>
              <w:ind w:firstLine="632" w:firstLineChars="300"/>
              <w:rPr>
                <w:rFonts w:hint="eastAsia" w:ascii="宋体" w:hAnsi="宋体"/>
                <w:b/>
                <w:bCs/>
                <w:color w:val="0D0D0D"/>
              </w:rPr>
            </w:pPr>
            <w:r>
              <w:rPr>
                <w:rFonts w:hint="eastAsia" w:ascii="宋体" w:hAnsi="宋体"/>
                <w:b/>
                <w:bCs/>
                <w:color w:val="0D0D0D"/>
              </w:rPr>
              <w:t>子课题1.4 生成式配电拓扑自动构建算法</w:t>
            </w:r>
          </w:p>
          <w:p w14:paraId="18EB8857">
            <w:pPr>
              <w:ind w:firstLine="840" w:firstLineChars="400"/>
              <w:rPr>
                <w:rFonts w:hint="eastAsia" w:ascii="宋体" w:hAnsi="宋体"/>
                <w:color w:val="0D0D0D"/>
              </w:rPr>
            </w:pPr>
            <w:r>
              <w:rPr>
                <w:rFonts w:hint="eastAsia" w:ascii="宋体" w:hAnsi="宋体"/>
                <w:color w:val="0D0D0D"/>
              </w:rPr>
              <w:t>1.4.1 配电设备选型库构建</w:t>
            </w:r>
          </w:p>
          <w:p w14:paraId="1EDA2AC7">
            <w:pPr>
              <w:ind w:firstLine="840" w:firstLineChars="400"/>
              <w:rPr>
                <w:rFonts w:hint="eastAsia" w:ascii="宋体" w:hAnsi="宋体"/>
                <w:color w:val="0D0D0D"/>
              </w:rPr>
            </w:pPr>
            <w:r>
              <w:rPr>
                <w:rFonts w:hint="eastAsia" w:ascii="宋体" w:hAnsi="宋体"/>
                <w:color w:val="0D0D0D"/>
              </w:rPr>
              <w:t>1.4.2 基于规则的拓扑生成流程</w:t>
            </w:r>
          </w:p>
          <w:p w14:paraId="32A7DE79">
            <w:pPr>
              <w:ind w:firstLine="840" w:firstLineChars="400"/>
              <w:rPr>
                <w:rFonts w:hint="eastAsia" w:ascii="宋体" w:hAnsi="宋体"/>
                <w:color w:val="0D0D0D"/>
              </w:rPr>
            </w:pPr>
            <w:r>
              <w:rPr>
                <w:rFonts w:hint="eastAsia" w:ascii="宋体" w:hAnsi="宋体"/>
                <w:color w:val="0D0D0D"/>
              </w:rPr>
              <w:t>1.4.3 多约束条件与优化目标定义</w:t>
            </w:r>
          </w:p>
          <w:p w14:paraId="6D0E9B0D">
            <w:pPr>
              <w:ind w:firstLine="840" w:firstLineChars="400"/>
              <w:rPr>
                <w:rFonts w:hint="eastAsia" w:ascii="宋体" w:hAnsi="宋体"/>
                <w:color w:val="0D0D0D"/>
              </w:rPr>
            </w:pPr>
            <w:r>
              <w:rPr>
                <w:rFonts w:hint="eastAsia" w:ascii="宋体" w:hAnsi="宋体"/>
                <w:color w:val="0D0D0D"/>
              </w:rPr>
              <w:t>1.4.4 负荷均衡与配电拓扑优化求解算法</w:t>
            </w:r>
          </w:p>
          <w:p w14:paraId="645F2C6B">
            <w:pPr>
              <w:ind w:firstLine="632" w:firstLineChars="300"/>
              <w:rPr>
                <w:rFonts w:hint="eastAsia" w:ascii="宋体" w:hAnsi="宋体"/>
                <w:b/>
                <w:bCs/>
                <w:color w:val="0D0D0D"/>
              </w:rPr>
            </w:pPr>
            <w:r>
              <w:rPr>
                <w:rFonts w:hint="eastAsia" w:ascii="宋体" w:hAnsi="宋体"/>
                <w:b/>
                <w:bCs/>
                <w:color w:val="0D0D0D"/>
              </w:rPr>
              <w:t>子课题1.5 电缆自动选型策略</w:t>
            </w:r>
          </w:p>
          <w:p w14:paraId="3237F7E3">
            <w:pPr>
              <w:ind w:firstLine="840" w:firstLineChars="400"/>
              <w:rPr>
                <w:rFonts w:hint="eastAsia" w:ascii="宋体" w:hAnsi="宋体"/>
                <w:color w:val="0D0D0D"/>
              </w:rPr>
            </w:pPr>
            <w:r>
              <w:rPr>
                <w:rFonts w:hint="eastAsia" w:ascii="宋体" w:hAnsi="宋体"/>
                <w:color w:val="0D0D0D"/>
              </w:rPr>
              <w:t>1.5.1 电缆规格标准化建模与参数库构建</w:t>
            </w:r>
          </w:p>
          <w:p w14:paraId="282D9256">
            <w:pPr>
              <w:ind w:firstLine="840" w:firstLineChars="400"/>
              <w:rPr>
                <w:rFonts w:hint="eastAsia" w:ascii="宋体" w:hAnsi="宋体"/>
                <w:color w:val="0D0D0D"/>
              </w:rPr>
            </w:pPr>
            <w:r>
              <w:rPr>
                <w:rFonts w:hint="eastAsia" w:ascii="宋体" w:hAnsi="宋体"/>
                <w:color w:val="0D0D0D"/>
              </w:rPr>
              <w:t>1.5.2 选型规则梳理与配置化表达</w:t>
            </w:r>
          </w:p>
          <w:p w14:paraId="7753C308">
            <w:pPr>
              <w:ind w:firstLine="840" w:firstLineChars="400"/>
              <w:rPr>
                <w:rFonts w:hint="eastAsia" w:ascii="宋体" w:hAnsi="宋体"/>
                <w:color w:val="0D0D0D"/>
              </w:rPr>
            </w:pPr>
            <w:r>
              <w:rPr>
                <w:rFonts w:hint="eastAsia" w:ascii="宋体" w:hAnsi="宋体"/>
                <w:color w:val="0D0D0D"/>
              </w:rPr>
              <w:t>1.5.3 电缆自动选型及优先级策略设计</w:t>
            </w:r>
          </w:p>
          <w:p w14:paraId="636E0948"/>
          <w:p w14:paraId="0F670745">
            <w:pPr>
              <w:ind w:firstLine="442" w:firstLineChars="200"/>
              <w:rPr>
                <w:rFonts w:hint="eastAsia" w:ascii="宋体" w:hAnsi="宋体"/>
                <w:b/>
                <w:bCs/>
                <w:color w:val="0D0D0D"/>
                <w:sz w:val="22"/>
                <w:szCs w:val="28"/>
              </w:rPr>
            </w:pPr>
            <w:r>
              <w:rPr>
                <w:rFonts w:hint="eastAsia" w:ascii="宋体" w:hAnsi="宋体"/>
                <w:b/>
                <w:bCs/>
                <w:color w:val="0D0D0D"/>
                <w:sz w:val="22"/>
                <w:szCs w:val="28"/>
              </w:rPr>
              <w:t>课题2 配电系统原理图智能绘制与布局</w:t>
            </w:r>
          </w:p>
          <w:p w14:paraId="7E8E9C0F">
            <w:pPr>
              <w:ind w:firstLine="632" w:firstLineChars="300"/>
              <w:rPr>
                <w:rFonts w:hint="eastAsia" w:ascii="宋体" w:hAnsi="宋体"/>
                <w:b/>
                <w:bCs/>
                <w:color w:val="0D0D0D"/>
              </w:rPr>
            </w:pPr>
            <w:r>
              <w:rPr>
                <w:rFonts w:hint="eastAsia" w:ascii="宋体" w:hAnsi="宋体"/>
                <w:b/>
                <w:bCs/>
                <w:color w:val="0D0D0D"/>
              </w:rPr>
              <w:t>子课题2.1 智能电气图元建模与绘制引擎设计</w:t>
            </w:r>
          </w:p>
          <w:p w14:paraId="4005DBEB">
            <w:pPr>
              <w:ind w:firstLine="840" w:firstLineChars="400"/>
              <w:rPr>
                <w:rFonts w:hint="eastAsia" w:ascii="宋体" w:hAnsi="宋体"/>
                <w:color w:val="0D0D0D"/>
              </w:rPr>
            </w:pPr>
            <w:r>
              <w:rPr>
                <w:rFonts w:hint="eastAsia" w:ascii="宋体" w:hAnsi="宋体"/>
                <w:color w:val="0D0D0D"/>
              </w:rPr>
              <w:t>2.1.1 电气符号及图元的标准化建模</w:t>
            </w:r>
          </w:p>
          <w:p w14:paraId="3BD29293">
            <w:pPr>
              <w:ind w:firstLine="840" w:firstLineChars="400"/>
              <w:rPr>
                <w:rFonts w:hint="eastAsia" w:ascii="宋体" w:hAnsi="宋体"/>
                <w:color w:val="0D0D0D"/>
              </w:rPr>
            </w:pPr>
            <w:r>
              <w:rPr>
                <w:rFonts w:hint="eastAsia" w:ascii="宋体" w:hAnsi="宋体"/>
                <w:color w:val="0D0D0D"/>
              </w:rPr>
              <w:t>2.1.2 图元参数化与连接规则定义</w:t>
            </w:r>
          </w:p>
          <w:p w14:paraId="184DE0D4">
            <w:pPr>
              <w:ind w:firstLine="840" w:firstLineChars="400"/>
              <w:rPr>
                <w:rFonts w:hint="eastAsia" w:ascii="宋体" w:hAnsi="宋体"/>
                <w:color w:val="0D0D0D"/>
              </w:rPr>
            </w:pPr>
            <w:r>
              <w:rPr>
                <w:rFonts w:hint="eastAsia" w:ascii="宋体" w:hAnsi="宋体"/>
                <w:color w:val="0D0D0D"/>
              </w:rPr>
              <w:t>2.1.3 生成式绘图渲染引擎</w:t>
            </w:r>
          </w:p>
          <w:p w14:paraId="7EB6ED2B">
            <w:pPr>
              <w:ind w:firstLine="840" w:firstLineChars="400"/>
              <w:rPr>
                <w:rFonts w:hint="eastAsia" w:ascii="宋体" w:hAnsi="宋体"/>
                <w:color w:val="0D0D0D"/>
              </w:rPr>
            </w:pPr>
            <w:r>
              <w:rPr>
                <w:rFonts w:hint="eastAsia" w:ascii="宋体" w:hAnsi="宋体"/>
                <w:color w:val="0D0D0D"/>
              </w:rPr>
              <w:t>2.1.4 扩展图元库机制</w:t>
            </w:r>
          </w:p>
          <w:p w14:paraId="4AB587C0">
            <w:pPr>
              <w:ind w:firstLine="632" w:firstLineChars="300"/>
              <w:rPr>
                <w:rFonts w:hint="eastAsia" w:ascii="宋体" w:hAnsi="宋体"/>
                <w:b/>
                <w:bCs/>
                <w:color w:val="0D0D0D"/>
              </w:rPr>
            </w:pPr>
            <w:r>
              <w:rPr>
                <w:rFonts w:hint="eastAsia" w:ascii="宋体" w:hAnsi="宋体"/>
                <w:b/>
                <w:bCs/>
                <w:color w:val="0D0D0D"/>
              </w:rPr>
              <w:t>子课题2.2 配电原理图智能布局算法</w:t>
            </w:r>
          </w:p>
          <w:p w14:paraId="3125B7C7">
            <w:pPr>
              <w:ind w:firstLine="840" w:firstLineChars="400"/>
              <w:rPr>
                <w:rFonts w:hint="eastAsia" w:ascii="宋体" w:hAnsi="宋体"/>
                <w:color w:val="0D0D0D"/>
              </w:rPr>
            </w:pPr>
            <w:r>
              <w:rPr>
                <w:rFonts w:hint="eastAsia" w:ascii="宋体" w:hAnsi="宋体"/>
                <w:color w:val="0D0D0D"/>
              </w:rPr>
              <w:t>2.2.1 拓扑到平面坐标映射模型</w:t>
            </w:r>
          </w:p>
          <w:p w14:paraId="0F081DC5">
            <w:pPr>
              <w:ind w:firstLine="840" w:firstLineChars="400"/>
              <w:rPr>
                <w:rFonts w:hint="eastAsia" w:ascii="宋体" w:hAnsi="宋体"/>
                <w:color w:val="0D0D0D"/>
              </w:rPr>
            </w:pPr>
            <w:r>
              <w:rPr>
                <w:rFonts w:hint="eastAsia" w:ascii="宋体" w:hAnsi="宋体"/>
                <w:color w:val="0D0D0D"/>
              </w:rPr>
              <w:t>2.2.2 层次化与约束布局算法</w:t>
            </w:r>
          </w:p>
          <w:p w14:paraId="456AC530">
            <w:pPr>
              <w:ind w:firstLine="840" w:firstLineChars="400"/>
              <w:rPr>
                <w:rFonts w:hint="eastAsia" w:ascii="宋体" w:hAnsi="宋体"/>
                <w:color w:val="0D0D0D"/>
              </w:rPr>
            </w:pPr>
            <w:r>
              <w:rPr>
                <w:rFonts w:hint="eastAsia" w:ascii="宋体" w:hAnsi="宋体"/>
                <w:color w:val="0D0D0D"/>
              </w:rPr>
              <w:t>2.2.3 复杂拓扑的拆分与布局策略设计</w:t>
            </w:r>
          </w:p>
          <w:p w14:paraId="2C1BAC3D">
            <w:pPr>
              <w:ind w:firstLine="632" w:firstLineChars="300"/>
              <w:rPr>
                <w:rFonts w:hint="eastAsia" w:ascii="宋体" w:hAnsi="宋体"/>
                <w:b/>
                <w:bCs/>
                <w:color w:val="0D0D0D"/>
              </w:rPr>
            </w:pPr>
            <w:r>
              <w:rPr>
                <w:rFonts w:hint="eastAsia" w:ascii="宋体" w:hAnsi="宋体"/>
                <w:b/>
                <w:bCs/>
                <w:color w:val="0D0D0D"/>
              </w:rPr>
              <w:t>子课题2.3 图纸智能分页与交叉线优化算法</w:t>
            </w:r>
          </w:p>
          <w:p w14:paraId="3CAB65EB">
            <w:pPr>
              <w:ind w:firstLine="840" w:firstLineChars="400"/>
              <w:rPr>
                <w:rFonts w:hint="eastAsia" w:ascii="宋体" w:hAnsi="宋体"/>
                <w:color w:val="0D0D0D"/>
              </w:rPr>
            </w:pPr>
            <w:r>
              <w:rPr>
                <w:rFonts w:hint="eastAsia" w:ascii="宋体" w:hAnsi="宋体"/>
                <w:color w:val="0D0D0D"/>
              </w:rPr>
              <w:t>2.3.1 交叉线检测与重布线算法</w:t>
            </w:r>
          </w:p>
          <w:p w14:paraId="1671C656">
            <w:pPr>
              <w:ind w:firstLine="840" w:firstLineChars="400"/>
              <w:rPr>
                <w:rFonts w:hint="eastAsia" w:ascii="宋体" w:hAnsi="宋体"/>
                <w:color w:val="0D0D0D"/>
              </w:rPr>
            </w:pPr>
            <w:r>
              <w:rPr>
                <w:rFonts w:hint="eastAsia" w:ascii="宋体" w:hAnsi="宋体"/>
                <w:color w:val="0D0D0D"/>
              </w:rPr>
              <w:t>2.3.2 跨页关联自动标注算法</w:t>
            </w:r>
          </w:p>
          <w:p w14:paraId="25D27C2E">
            <w:pPr>
              <w:ind w:firstLine="632" w:firstLineChars="300"/>
              <w:rPr>
                <w:rFonts w:hint="eastAsia" w:ascii="宋体" w:hAnsi="宋体"/>
                <w:b/>
                <w:bCs/>
                <w:color w:val="0D0D0D"/>
              </w:rPr>
            </w:pPr>
            <w:r>
              <w:rPr>
                <w:rFonts w:hint="eastAsia" w:ascii="宋体" w:hAnsi="宋体"/>
                <w:b/>
                <w:bCs/>
                <w:color w:val="0D0D0D"/>
              </w:rPr>
              <w:t>子课题2.4 交互式智能编辑与自动重绘引擎</w:t>
            </w:r>
          </w:p>
          <w:p w14:paraId="16F2A743">
            <w:pPr>
              <w:ind w:firstLine="840" w:firstLineChars="400"/>
              <w:rPr>
                <w:rFonts w:hint="eastAsia" w:ascii="宋体" w:hAnsi="宋体"/>
                <w:color w:val="0D0D0D"/>
              </w:rPr>
            </w:pPr>
            <w:r>
              <w:rPr>
                <w:rFonts w:hint="eastAsia" w:ascii="宋体" w:hAnsi="宋体"/>
                <w:color w:val="0D0D0D"/>
              </w:rPr>
              <w:t>2.4.1 可交互式编辑框架设计</w:t>
            </w:r>
          </w:p>
          <w:p w14:paraId="760771CE">
            <w:pPr>
              <w:ind w:firstLine="840" w:firstLineChars="400"/>
              <w:rPr>
                <w:rFonts w:hint="eastAsia" w:ascii="宋体" w:hAnsi="宋体"/>
                <w:color w:val="0D0D0D"/>
              </w:rPr>
            </w:pPr>
            <w:r>
              <w:rPr>
                <w:rFonts w:hint="eastAsia" w:ascii="宋体" w:hAnsi="宋体"/>
                <w:color w:val="0D0D0D"/>
              </w:rPr>
              <w:t>2.4.2 图元自定义扩展机制</w:t>
            </w:r>
          </w:p>
          <w:p w14:paraId="16A5DC15">
            <w:pPr>
              <w:ind w:firstLine="840" w:firstLineChars="400"/>
              <w:rPr>
                <w:rFonts w:hint="eastAsia" w:ascii="宋体" w:hAnsi="宋体"/>
                <w:color w:val="0D0D0D"/>
              </w:rPr>
            </w:pPr>
            <w:r>
              <w:rPr>
                <w:rFonts w:hint="eastAsia" w:ascii="宋体" w:hAnsi="宋体"/>
                <w:color w:val="0D0D0D"/>
              </w:rPr>
              <w:t>2.4.3 拓扑约束保持与自动一致性维护</w:t>
            </w:r>
          </w:p>
          <w:p w14:paraId="73F8C900"/>
          <w:p w14:paraId="2A43E7C2">
            <w:pPr>
              <w:ind w:firstLine="442" w:firstLineChars="200"/>
              <w:rPr>
                <w:rFonts w:hint="eastAsia" w:ascii="宋体" w:hAnsi="宋体"/>
                <w:b/>
                <w:bCs/>
                <w:color w:val="0D0D0D"/>
                <w:sz w:val="22"/>
                <w:szCs w:val="28"/>
              </w:rPr>
            </w:pPr>
            <w:r>
              <w:rPr>
                <w:rFonts w:hint="eastAsia" w:ascii="宋体" w:hAnsi="宋体"/>
                <w:b/>
                <w:bCs/>
                <w:color w:val="0D0D0D"/>
                <w:sz w:val="22"/>
                <w:szCs w:val="28"/>
              </w:rPr>
              <w:t>课题3 基于配电拓扑的一致性智能校验与参数核算</w:t>
            </w:r>
          </w:p>
          <w:p w14:paraId="0A1EC08A">
            <w:pPr>
              <w:ind w:firstLine="632" w:firstLineChars="300"/>
              <w:rPr>
                <w:rFonts w:hint="eastAsia" w:ascii="宋体" w:hAnsi="宋体"/>
                <w:b/>
                <w:bCs/>
                <w:color w:val="0D0D0D"/>
              </w:rPr>
            </w:pPr>
            <w:r>
              <w:rPr>
                <w:rFonts w:hint="eastAsia" w:ascii="宋体" w:hAnsi="宋体"/>
                <w:b/>
                <w:bCs/>
                <w:color w:val="0D0D0D"/>
              </w:rPr>
              <w:t>子课题3.1 负荷数据解析与供电合理性校验</w:t>
            </w:r>
          </w:p>
          <w:p w14:paraId="58CD3769">
            <w:pPr>
              <w:ind w:firstLine="840" w:firstLineChars="400"/>
              <w:rPr>
                <w:rFonts w:hint="eastAsia" w:ascii="宋体" w:hAnsi="宋体"/>
                <w:color w:val="0D0D0D"/>
              </w:rPr>
            </w:pPr>
            <w:r>
              <w:rPr>
                <w:rFonts w:hint="eastAsia" w:ascii="宋体" w:hAnsi="宋体"/>
                <w:color w:val="0D0D0D"/>
              </w:rPr>
              <w:t>3.1.1 负荷校验规范标准化建模</w:t>
            </w:r>
          </w:p>
          <w:p w14:paraId="53D3A9B6">
            <w:pPr>
              <w:ind w:firstLine="840" w:firstLineChars="400"/>
              <w:rPr>
                <w:rFonts w:hint="eastAsia" w:ascii="宋体" w:hAnsi="宋体"/>
                <w:color w:val="0D0D0D"/>
              </w:rPr>
            </w:pPr>
            <w:r>
              <w:rPr>
                <w:rFonts w:hint="eastAsia" w:ascii="宋体" w:hAnsi="宋体"/>
                <w:color w:val="0D0D0D"/>
              </w:rPr>
              <w:t>3.1.2 负荷清单解析及合规性校验</w:t>
            </w:r>
          </w:p>
          <w:p w14:paraId="7A227A8A">
            <w:pPr>
              <w:ind w:firstLine="840" w:firstLineChars="400"/>
              <w:rPr>
                <w:rFonts w:hint="eastAsia" w:ascii="宋体" w:hAnsi="宋体"/>
                <w:color w:val="0D0D0D"/>
              </w:rPr>
            </w:pPr>
            <w:r>
              <w:rPr>
                <w:rFonts w:hint="eastAsia" w:ascii="宋体" w:hAnsi="宋体"/>
                <w:color w:val="0D0D0D"/>
              </w:rPr>
              <w:t>3.1.3 负荷等级与供电策略一致性校验</w:t>
            </w:r>
          </w:p>
          <w:p w14:paraId="17C3EEA8">
            <w:pPr>
              <w:ind w:firstLine="840" w:firstLineChars="400"/>
              <w:rPr>
                <w:rFonts w:hint="eastAsia" w:ascii="宋体" w:hAnsi="宋体"/>
                <w:color w:val="0D0D0D"/>
              </w:rPr>
            </w:pPr>
            <w:r>
              <w:rPr>
                <w:rFonts w:hint="eastAsia" w:ascii="宋体" w:hAnsi="宋体"/>
                <w:color w:val="0D0D0D"/>
              </w:rPr>
              <w:t>3.1.4 回路容量与负荷分配合理性校验</w:t>
            </w:r>
          </w:p>
          <w:p w14:paraId="52A75382">
            <w:pPr>
              <w:ind w:firstLine="632" w:firstLineChars="300"/>
              <w:rPr>
                <w:rFonts w:hint="eastAsia" w:ascii="宋体" w:hAnsi="宋体"/>
                <w:b/>
                <w:bCs/>
                <w:color w:val="0D0D0D"/>
              </w:rPr>
            </w:pPr>
            <w:r>
              <w:rPr>
                <w:rFonts w:hint="eastAsia" w:ascii="宋体" w:hAnsi="宋体"/>
                <w:b/>
                <w:bCs/>
                <w:color w:val="0D0D0D"/>
              </w:rPr>
              <w:t>子课题3.2 电缆参数自动计算与合规性校验</w:t>
            </w:r>
          </w:p>
          <w:p w14:paraId="783B9011">
            <w:pPr>
              <w:ind w:firstLine="840" w:firstLineChars="400"/>
              <w:rPr>
                <w:rFonts w:hint="eastAsia" w:ascii="宋体" w:hAnsi="宋体"/>
                <w:color w:val="0D0D0D"/>
              </w:rPr>
            </w:pPr>
            <w:r>
              <w:rPr>
                <w:rFonts w:hint="eastAsia" w:ascii="宋体" w:hAnsi="宋体"/>
                <w:color w:val="0D0D0D"/>
              </w:rPr>
              <w:t>3.2.1 电缆校验规范标准化建模</w:t>
            </w:r>
          </w:p>
          <w:p w14:paraId="2012E752">
            <w:pPr>
              <w:ind w:firstLine="840" w:firstLineChars="400"/>
              <w:rPr>
                <w:rFonts w:hint="eastAsia" w:ascii="宋体" w:hAnsi="宋体"/>
                <w:color w:val="0D0D0D"/>
              </w:rPr>
            </w:pPr>
            <w:r>
              <w:rPr>
                <w:rFonts w:hint="eastAsia" w:ascii="宋体" w:hAnsi="宋体"/>
                <w:color w:val="0D0D0D"/>
              </w:rPr>
              <w:t>3.2.2 电缆载流量、电压降等指标计算校核</w:t>
            </w:r>
          </w:p>
          <w:p w14:paraId="1040F41B">
            <w:pPr>
              <w:ind w:firstLine="840" w:firstLineChars="400"/>
              <w:rPr>
                <w:rFonts w:hint="eastAsia" w:ascii="宋体" w:hAnsi="宋体"/>
                <w:color w:val="0D0D0D"/>
              </w:rPr>
            </w:pPr>
            <w:r>
              <w:rPr>
                <w:rFonts w:hint="eastAsia" w:ascii="宋体" w:hAnsi="宋体"/>
                <w:color w:val="0D0D0D"/>
              </w:rPr>
              <w:t>3.2.3 电缆规格与设备匹配校验</w:t>
            </w:r>
          </w:p>
          <w:p w14:paraId="26E175F1">
            <w:pPr>
              <w:ind w:firstLine="632" w:firstLineChars="300"/>
              <w:rPr>
                <w:rFonts w:hint="eastAsia" w:ascii="宋体" w:hAnsi="宋体"/>
                <w:b/>
                <w:bCs/>
                <w:color w:val="0D0D0D"/>
              </w:rPr>
            </w:pPr>
            <w:r>
              <w:rPr>
                <w:rFonts w:hint="eastAsia" w:ascii="宋体" w:hAnsi="宋体"/>
                <w:b/>
                <w:bCs/>
                <w:color w:val="0D0D0D"/>
              </w:rPr>
              <w:t>子课题3.3 设备参数一致性与校验自动化</w:t>
            </w:r>
          </w:p>
          <w:p w14:paraId="327678FE">
            <w:pPr>
              <w:ind w:firstLine="840" w:firstLineChars="400"/>
              <w:rPr>
                <w:rFonts w:hint="eastAsia" w:ascii="宋体" w:hAnsi="宋体"/>
                <w:color w:val="0D0D0D"/>
              </w:rPr>
            </w:pPr>
            <w:r>
              <w:rPr>
                <w:rFonts w:hint="eastAsia" w:ascii="宋体" w:hAnsi="宋体"/>
                <w:color w:val="0D0D0D"/>
              </w:rPr>
              <w:t>3.3.1 设备选型校验规范标准化建模</w:t>
            </w:r>
          </w:p>
          <w:p w14:paraId="060C64F8">
            <w:pPr>
              <w:ind w:firstLine="840" w:firstLineChars="400"/>
              <w:rPr>
                <w:rFonts w:hint="eastAsia" w:ascii="宋体" w:hAnsi="宋体"/>
                <w:color w:val="0D0D0D"/>
              </w:rPr>
            </w:pPr>
            <w:r>
              <w:rPr>
                <w:rFonts w:hint="eastAsia" w:ascii="宋体" w:hAnsi="宋体"/>
                <w:color w:val="0D0D0D"/>
              </w:rPr>
              <w:t>3.3.2 设备选型匹配参数校验</w:t>
            </w:r>
          </w:p>
          <w:p w14:paraId="248A3684"/>
          <w:p w14:paraId="655A372C">
            <w:pPr>
              <w:ind w:firstLine="442" w:firstLineChars="200"/>
              <w:rPr>
                <w:rFonts w:hint="eastAsia" w:ascii="宋体" w:hAnsi="宋体"/>
                <w:b/>
                <w:bCs/>
                <w:color w:val="0D0D0D"/>
                <w:sz w:val="22"/>
                <w:szCs w:val="28"/>
              </w:rPr>
            </w:pPr>
            <w:r>
              <w:rPr>
                <w:rFonts w:hint="eastAsia" w:ascii="宋体" w:hAnsi="宋体"/>
                <w:b/>
                <w:bCs/>
                <w:color w:val="0D0D0D"/>
                <w:sz w:val="22"/>
                <w:szCs w:val="28"/>
              </w:rPr>
              <w:t>课题4 舱室照明照度计算与灯具智能选型</w:t>
            </w:r>
          </w:p>
          <w:p w14:paraId="51038F4A">
            <w:pPr>
              <w:ind w:firstLine="632" w:firstLineChars="300"/>
              <w:rPr>
                <w:rFonts w:hint="eastAsia" w:ascii="宋体" w:hAnsi="宋体"/>
                <w:b/>
                <w:bCs/>
                <w:color w:val="0D0D0D"/>
              </w:rPr>
            </w:pPr>
            <w:r>
              <w:rPr>
                <w:rFonts w:hint="eastAsia" w:ascii="宋体" w:hAnsi="宋体"/>
                <w:b/>
                <w:bCs/>
                <w:color w:val="0D0D0D"/>
              </w:rPr>
              <w:t>子课题4.1 灯具规格参数数据库与特性建模</w:t>
            </w:r>
          </w:p>
          <w:p w14:paraId="109CF0D6">
            <w:pPr>
              <w:ind w:firstLine="840" w:firstLineChars="400"/>
              <w:rPr>
                <w:rFonts w:hint="eastAsia" w:ascii="宋体" w:hAnsi="宋体"/>
                <w:color w:val="0D0D0D"/>
              </w:rPr>
            </w:pPr>
            <w:r>
              <w:rPr>
                <w:rFonts w:hint="eastAsia" w:ascii="宋体" w:hAnsi="宋体"/>
                <w:color w:val="0D0D0D"/>
              </w:rPr>
              <w:t>4.1.1 船舶灯具规格参数知识库</w:t>
            </w:r>
          </w:p>
          <w:p w14:paraId="6FD00B3F">
            <w:pPr>
              <w:ind w:firstLine="840" w:firstLineChars="400"/>
              <w:rPr>
                <w:rFonts w:hint="eastAsia" w:ascii="宋体" w:hAnsi="宋体"/>
                <w:color w:val="0D0D0D"/>
              </w:rPr>
            </w:pPr>
            <w:r>
              <w:rPr>
                <w:rFonts w:hint="eastAsia" w:ascii="宋体" w:hAnsi="宋体"/>
                <w:color w:val="0D0D0D"/>
              </w:rPr>
              <w:t>4.1.2 灯具光学特性建模</w:t>
            </w:r>
          </w:p>
          <w:p w14:paraId="59CC09B2">
            <w:pPr>
              <w:ind w:firstLine="632" w:firstLineChars="300"/>
              <w:rPr>
                <w:rFonts w:hint="eastAsia" w:ascii="宋体" w:hAnsi="宋体"/>
                <w:b/>
                <w:bCs/>
                <w:color w:val="0D0D0D"/>
              </w:rPr>
            </w:pPr>
            <w:r>
              <w:rPr>
                <w:rFonts w:hint="eastAsia" w:ascii="宋体" w:hAnsi="宋体"/>
                <w:b/>
                <w:bCs/>
                <w:color w:val="0D0D0D"/>
              </w:rPr>
              <w:t>子课题4.2 舱室照度计算模型与算法</w:t>
            </w:r>
          </w:p>
          <w:p w14:paraId="039CE150">
            <w:pPr>
              <w:ind w:firstLine="840" w:firstLineChars="400"/>
              <w:rPr>
                <w:rFonts w:hint="eastAsia" w:ascii="宋体" w:hAnsi="宋体"/>
                <w:color w:val="0D0D0D"/>
              </w:rPr>
            </w:pPr>
            <w:r>
              <w:rPr>
                <w:rFonts w:hint="eastAsia" w:ascii="宋体" w:hAnsi="宋体"/>
                <w:color w:val="0D0D0D"/>
              </w:rPr>
              <w:t>4.2.1 舱室几何特征参数提取</w:t>
            </w:r>
          </w:p>
          <w:p w14:paraId="347C5FE7">
            <w:pPr>
              <w:ind w:firstLine="840" w:firstLineChars="400"/>
              <w:rPr>
                <w:rFonts w:hint="eastAsia" w:ascii="宋体" w:hAnsi="宋体"/>
                <w:color w:val="0D0D0D"/>
              </w:rPr>
            </w:pPr>
            <w:r>
              <w:rPr>
                <w:rFonts w:hint="eastAsia" w:ascii="宋体" w:hAnsi="宋体"/>
                <w:color w:val="0D0D0D"/>
              </w:rPr>
              <w:t>4.2.2 光照覆盖模型设计</w:t>
            </w:r>
          </w:p>
          <w:p w14:paraId="2277F058">
            <w:pPr>
              <w:ind w:firstLine="840" w:firstLineChars="400"/>
              <w:rPr>
                <w:rFonts w:hint="eastAsia" w:ascii="宋体" w:hAnsi="宋体"/>
                <w:color w:val="0D0D0D"/>
              </w:rPr>
            </w:pPr>
            <w:r>
              <w:rPr>
                <w:rFonts w:hint="eastAsia" w:ascii="宋体" w:hAnsi="宋体"/>
                <w:color w:val="0D0D0D"/>
              </w:rPr>
              <w:t>4.2.3 照度计算算法</w:t>
            </w:r>
          </w:p>
          <w:p w14:paraId="6E4C281F"/>
          <w:p w14:paraId="7AAC2A64">
            <w:pPr>
              <w:ind w:firstLine="442" w:firstLineChars="200"/>
              <w:rPr>
                <w:rFonts w:hint="eastAsia" w:ascii="宋体" w:hAnsi="宋体"/>
                <w:b/>
                <w:bCs/>
                <w:color w:val="0D0D0D"/>
                <w:sz w:val="22"/>
                <w:szCs w:val="28"/>
              </w:rPr>
            </w:pPr>
            <w:r>
              <w:rPr>
                <w:rFonts w:hint="eastAsia" w:ascii="宋体" w:hAnsi="宋体"/>
                <w:b/>
                <w:bCs/>
                <w:color w:val="0D0D0D"/>
                <w:sz w:val="22"/>
                <w:szCs w:val="28"/>
              </w:rPr>
              <w:t>课题5 舱室设备二维智能布局与优化技术研究</w:t>
            </w:r>
          </w:p>
          <w:p w14:paraId="39E3255B">
            <w:pPr>
              <w:ind w:firstLine="632" w:firstLineChars="300"/>
              <w:rPr>
                <w:rFonts w:hint="eastAsia" w:ascii="宋体" w:hAnsi="宋体"/>
                <w:b/>
                <w:bCs/>
                <w:color w:val="0D0D0D"/>
              </w:rPr>
            </w:pPr>
            <w:r>
              <w:rPr>
                <w:rFonts w:hint="eastAsia" w:ascii="宋体" w:hAnsi="宋体"/>
                <w:b/>
                <w:bCs/>
                <w:color w:val="0D0D0D"/>
              </w:rPr>
              <w:t>子课题5.1 舱室空间数字建模与约束表达</w:t>
            </w:r>
          </w:p>
          <w:p w14:paraId="5A1CE49B">
            <w:pPr>
              <w:ind w:firstLine="840" w:firstLineChars="400"/>
              <w:rPr>
                <w:rFonts w:hint="eastAsia" w:ascii="宋体" w:hAnsi="宋体"/>
                <w:color w:val="0D0D0D"/>
              </w:rPr>
            </w:pPr>
            <w:r>
              <w:rPr>
                <w:rFonts w:hint="eastAsia" w:ascii="宋体" w:hAnsi="宋体"/>
                <w:color w:val="0D0D0D"/>
              </w:rPr>
              <w:t>5.1.1 舱室几何边界建模</w:t>
            </w:r>
          </w:p>
          <w:p w14:paraId="217AF244">
            <w:pPr>
              <w:ind w:firstLine="840" w:firstLineChars="400"/>
              <w:rPr>
                <w:rFonts w:hint="eastAsia" w:ascii="宋体" w:hAnsi="宋体"/>
                <w:color w:val="0D0D0D"/>
              </w:rPr>
            </w:pPr>
            <w:r>
              <w:rPr>
                <w:rFonts w:hint="eastAsia" w:ascii="宋体" w:hAnsi="宋体"/>
                <w:color w:val="0D0D0D"/>
              </w:rPr>
              <w:t>5.1.2 设备规格及属性参数化建模</w:t>
            </w:r>
          </w:p>
          <w:p w14:paraId="04ACDA05">
            <w:pPr>
              <w:ind w:firstLine="840" w:firstLineChars="400"/>
              <w:rPr>
                <w:rFonts w:hint="eastAsia" w:ascii="宋体" w:hAnsi="宋体"/>
                <w:color w:val="0D0D0D"/>
              </w:rPr>
            </w:pPr>
            <w:r>
              <w:rPr>
                <w:rFonts w:hint="eastAsia" w:ascii="宋体" w:hAnsi="宋体"/>
                <w:color w:val="0D0D0D"/>
              </w:rPr>
              <w:t>5.1.3 舱室空间约束规则库构建</w:t>
            </w:r>
          </w:p>
          <w:p w14:paraId="7634B7F2">
            <w:pPr>
              <w:ind w:firstLine="632" w:firstLineChars="300"/>
              <w:rPr>
                <w:rFonts w:hint="eastAsia" w:ascii="宋体" w:hAnsi="宋体"/>
                <w:b/>
                <w:bCs/>
                <w:color w:val="0D0D0D"/>
              </w:rPr>
            </w:pPr>
            <w:r>
              <w:rPr>
                <w:rFonts w:hint="eastAsia" w:ascii="宋体" w:hAnsi="宋体"/>
                <w:b/>
                <w:bCs/>
                <w:color w:val="0D0D0D"/>
              </w:rPr>
              <w:t>子课题5.2 设备自动布局算法研究</w:t>
            </w:r>
          </w:p>
          <w:p w14:paraId="5F81BFB7">
            <w:pPr>
              <w:ind w:firstLine="840" w:firstLineChars="400"/>
              <w:rPr>
                <w:rFonts w:hint="eastAsia" w:ascii="宋体" w:hAnsi="宋体"/>
                <w:color w:val="0D0D0D"/>
              </w:rPr>
            </w:pPr>
            <w:r>
              <w:rPr>
                <w:rFonts w:hint="eastAsia" w:ascii="宋体" w:hAnsi="宋体"/>
                <w:color w:val="0D0D0D"/>
              </w:rPr>
              <w:t>5.2.1 布局优化目标函数设计</w:t>
            </w:r>
          </w:p>
          <w:p w14:paraId="0FA4B29D">
            <w:pPr>
              <w:ind w:firstLine="840" w:firstLineChars="400"/>
              <w:rPr>
                <w:rFonts w:hint="eastAsia" w:ascii="宋体" w:hAnsi="宋体"/>
                <w:color w:val="0D0D0D"/>
              </w:rPr>
            </w:pPr>
            <w:r>
              <w:rPr>
                <w:rFonts w:hint="eastAsia" w:ascii="宋体" w:hAnsi="宋体"/>
                <w:color w:val="0D0D0D"/>
              </w:rPr>
              <w:t>5.2.2 多约束条件建模</w:t>
            </w:r>
          </w:p>
          <w:p w14:paraId="3C64F06D">
            <w:pPr>
              <w:ind w:firstLine="840" w:firstLineChars="400"/>
              <w:rPr>
                <w:rFonts w:hint="eastAsia" w:ascii="宋体" w:hAnsi="宋体"/>
                <w:color w:val="0D0D0D"/>
              </w:rPr>
            </w:pPr>
            <w:r>
              <w:rPr>
                <w:rFonts w:hint="eastAsia" w:ascii="宋体" w:hAnsi="宋体"/>
                <w:color w:val="0D0D0D"/>
              </w:rPr>
              <w:t>5.2.3 多目标优化求解算法</w:t>
            </w:r>
          </w:p>
          <w:p w14:paraId="076852B4">
            <w:pPr>
              <w:ind w:firstLine="840" w:firstLineChars="400"/>
              <w:rPr>
                <w:rFonts w:hint="eastAsia" w:ascii="宋体" w:hAnsi="宋体"/>
                <w:color w:val="0D0D0D"/>
              </w:rPr>
            </w:pPr>
            <w:r>
              <w:rPr>
                <w:rFonts w:hint="eastAsia" w:ascii="宋体" w:hAnsi="宋体"/>
                <w:color w:val="0D0D0D"/>
              </w:rPr>
              <w:t>5.2.4 多设备间冲突检测与调整机制</w:t>
            </w:r>
          </w:p>
          <w:p w14:paraId="48397358">
            <w:pPr>
              <w:ind w:firstLine="632" w:firstLineChars="300"/>
              <w:rPr>
                <w:rFonts w:hint="eastAsia" w:ascii="宋体" w:hAnsi="宋体"/>
                <w:b/>
                <w:bCs/>
                <w:color w:val="0D0D0D"/>
              </w:rPr>
            </w:pPr>
            <w:r>
              <w:rPr>
                <w:rFonts w:hint="eastAsia" w:ascii="宋体" w:hAnsi="宋体"/>
                <w:b/>
                <w:bCs/>
                <w:color w:val="0D0D0D"/>
              </w:rPr>
              <w:t>子课题5.3 交互式布局编辑与辅助工具</w:t>
            </w:r>
          </w:p>
          <w:p w14:paraId="5F0ADA66">
            <w:pPr>
              <w:ind w:firstLine="840" w:firstLineChars="400"/>
              <w:rPr>
                <w:rFonts w:hint="eastAsia" w:ascii="宋体" w:hAnsi="宋体"/>
                <w:color w:val="0D0D0D"/>
              </w:rPr>
            </w:pPr>
            <w:r>
              <w:rPr>
                <w:rFonts w:hint="eastAsia" w:ascii="宋体" w:hAnsi="宋体"/>
                <w:color w:val="0D0D0D"/>
              </w:rPr>
              <w:t>5.3.1 设备布局交互式编辑框架设计</w:t>
            </w:r>
          </w:p>
          <w:p w14:paraId="3E695651">
            <w:pPr>
              <w:ind w:firstLine="840" w:firstLineChars="400"/>
              <w:rPr>
                <w:rFonts w:hint="eastAsia" w:ascii="宋体" w:hAnsi="宋体"/>
                <w:color w:val="0D0D0D"/>
              </w:rPr>
            </w:pPr>
            <w:r>
              <w:rPr>
                <w:rFonts w:hint="eastAsia" w:ascii="宋体" w:hAnsi="宋体"/>
                <w:color w:val="0D0D0D"/>
              </w:rPr>
              <w:t>5.3.2 设备拖动与调整功能设计</w:t>
            </w:r>
          </w:p>
          <w:p w14:paraId="224C7C79">
            <w:pPr>
              <w:ind w:firstLine="840" w:firstLineChars="400"/>
              <w:rPr>
                <w:rFonts w:hint="eastAsia" w:ascii="宋体" w:hAnsi="宋体"/>
                <w:color w:val="0D0D0D"/>
              </w:rPr>
            </w:pPr>
            <w:r>
              <w:rPr>
                <w:rFonts w:hint="eastAsia" w:ascii="宋体" w:hAnsi="宋体"/>
                <w:color w:val="0D0D0D"/>
              </w:rPr>
              <w:t>5.3.3 布局约束实时检测机制</w:t>
            </w:r>
          </w:p>
          <w:p w14:paraId="30C3D96D">
            <w:pPr>
              <w:rPr>
                <w:rFonts w:hint="eastAsia" w:ascii="宋体" w:hAnsi="宋体"/>
                <w:color w:val="0D0D0D"/>
              </w:rPr>
            </w:pPr>
          </w:p>
        </w:tc>
      </w:tr>
      <w:tr w14:paraId="30C3D9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398" w:type="dxa"/>
            <w:gridSpan w:val="2"/>
          </w:tcPr>
          <w:p w14:paraId="120927A5">
            <w:pPr>
              <w:pStyle w:val="8"/>
              <w:spacing w:line="390" w:lineRule="exact"/>
              <w:ind w:firstLine="0" w:firstLineChars="0"/>
              <w:rPr>
                <w:rFonts w:hint="eastAsia" w:ascii="宋体" w:hAnsi="宋体"/>
                <w:b/>
                <w:bCs/>
                <w:color w:val="0D0D0D"/>
              </w:rPr>
            </w:pPr>
            <w:r>
              <w:rPr>
                <w:rFonts w:hint="eastAsia" w:ascii="宋体" w:hAnsi="宋体"/>
                <w:b/>
                <w:bCs/>
                <w:color w:val="0D0D0D"/>
              </w:rPr>
              <w:t>四、关键技术：</w:t>
            </w:r>
          </w:p>
          <w:p w14:paraId="1CCC817C">
            <w:pPr>
              <w:pStyle w:val="4"/>
              <w:rPr>
                <w:szCs w:val="21"/>
              </w:rPr>
            </w:pPr>
            <w:r>
              <w:rPr>
                <w:rFonts w:hint="eastAsia"/>
                <w:szCs w:val="21"/>
              </w:rPr>
              <w:t>课题1 基于负载清单的配电原理自动生成</w:t>
            </w:r>
          </w:p>
          <w:p w14:paraId="6C903FF8">
            <w:pPr>
              <w:ind w:firstLine="562"/>
              <w:rPr>
                <w:rFonts w:hint="eastAsia" w:ascii="宋体" w:hAnsi="宋体"/>
                <w:szCs w:val="21"/>
              </w:rPr>
            </w:pPr>
            <w:r>
              <w:rPr>
                <w:rFonts w:hint="eastAsia"/>
                <w:b/>
                <w:bCs/>
              </w:rPr>
              <w:t>（1）负载清单多源数据融合与语义解析技术</w:t>
            </w:r>
          </w:p>
          <w:p w14:paraId="74F309B2">
            <w:pPr>
              <w:spacing w:line="276" w:lineRule="auto"/>
              <w:rPr>
                <w:rFonts w:hint="eastAsia" w:ascii="宋体" w:hAnsi="宋体"/>
                <w:szCs w:val="21"/>
              </w:rPr>
            </w:pPr>
            <w:r>
              <w:rPr>
                <w:rFonts w:hint="eastAsia" w:ascii="宋体" w:hAnsi="宋体"/>
                <w:szCs w:val="21"/>
              </w:rPr>
              <w:t>围绕船舶设计阶段形成的多格式负载清单，构建统一的数据接入与解析框架。通过字段识别、单位标准化转换、设备别名映射与行业术语字典构建，实现负荷数据的自动清洗与结构化处理。</w:t>
            </w:r>
          </w:p>
          <w:p w14:paraId="53FE1EBD">
            <w:pPr>
              <w:spacing w:line="276" w:lineRule="auto"/>
              <w:rPr>
                <w:rFonts w:hint="eastAsia" w:ascii="宋体" w:hAnsi="宋体"/>
                <w:szCs w:val="21"/>
              </w:rPr>
            </w:pPr>
            <w:r>
              <w:rPr>
                <w:rFonts w:hint="eastAsia" w:ascii="宋体" w:hAnsi="宋体"/>
                <w:szCs w:val="21"/>
              </w:rPr>
              <w:t>针对负载类别建立分类模型，并结合舱室信息进行空间关联匹配，形成结构化数据模型，为后续拓扑自动生成奠定标准化输入基础。</w:t>
            </w:r>
          </w:p>
          <w:p w14:paraId="56EE1E1D">
            <w:pPr>
              <w:ind w:firstLine="562"/>
              <w:rPr>
                <w:b/>
                <w:bCs/>
              </w:rPr>
            </w:pPr>
            <w:r>
              <w:rPr>
                <w:rFonts w:hint="eastAsia"/>
                <w:b/>
                <w:bCs/>
              </w:rPr>
              <w:t>（2）船舶配电规范知识建模与可计算规则体系</w:t>
            </w:r>
          </w:p>
          <w:p w14:paraId="08061621">
            <w:pPr>
              <w:spacing w:line="276" w:lineRule="auto"/>
              <w:rPr>
                <w:rFonts w:hint="eastAsia" w:ascii="宋体" w:hAnsi="宋体"/>
                <w:szCs w:val="21"/>
              </w:rPr>
            </w:pPr>
            <w:r>
              <w:rPr>
                <w:rFonts w:hint="eastAsia" w:ascii="宋体" w:hAnsi="宋体"/>
                <w:szCs w:val="21"/>
              </w:rPr>
              <w:t>系统梳理船级社规范及企业设计标准，将文本形式的规范条款转化为可计算规则模型。通过构建规则表达语言与约束表达框架，实现如负荷分级供电要求、冗余配置原则等内容的程序化表达。</w:t>
            </w:r>
          </w:p>
          <w:p w14:paraId="45FC2787">
            <w:pPr>
              <w:spacing w:line="276" w:lineRule="auto"/>
              <w:rPr>
                <w:rFonts w:hint="eastAsia" w:ascii="宋体" w:hAnsi="宋体"/>
                <w:szCs w:val="21"/>
              </w:rPr>
            </w:pPr>
            <w:r>
              <w:rPr>
                <w:rFonts w:hint="eastAsia" w:ascii="宋体" w:hAnsi="宋体"/>
                <w:szCs w:val="21"/>
              </w:rPr>
              <w:t>在此基础上，将设备类型、电压等级、回路属性等知识进行结构化关联，使系统具备可追溯的推理能力，支持复杂工况下的供电策略自动判定。</w:t>
            </w:r>
          </w:p>
          <w:p w14:paraId="75854F77">
            <w:pPr>
              <w:ind w:firstLine="562"/>
              <w:rPr>
                <w:b/>
                <w:bCs/>
              </w:rPr>
            </w:pPr>
            <w:r>
              <w:rPr>
                <w:rFonts w:hint="eastAsia"/>
                <w:b/>
                <w:bCs/>
              </w:rPr>
              <w:t>（3）</w:t>
            </w:r>
            <w:r>
              <w:rPr>
                <w:b/>
                <w:bCs/>
              </w:rPr>
              <w:t>舱室布置图智能识别与空间语义建模技术</w:t>
            </w:r>
          </w:p>
          <w:p w14:paraId="164677E0">
            <w:pPr>
              <w:spacing w:line="276" w:lineRule="auto"/>
              <w:rPr>
                <w:rFonts w:hint="eastAsia" w:ascii="宋体" w:hAnsi="宋体"/>
                <w:szCs w:val="21"/>
              </w:rPr>
            </w:pPr>
            <w:r>
              <w:rPr>
                <w:rFonts w:ascii="宋体" w:hAnsi="宋体"/>
                <w:szCs w:val="21"/>
              </w:rPr>
              <w:t>针对船舶舱室布置图纸类型复杂、表达形式多样的问题，构建解析模型，实现对舱室边界、设备轮廓、文字标注及符号信息的自动识别。</w:t>
            </w:r>
          </w:p>
          <w:p w14:paraId="287198BB">
            <w:pPr>
              <w:spacing w:line="276" w:lineRule="auto"/>
              <w:rPr>
                <w:rFonts w:hint="eastAsia" w:ascii="宋体" w:hAnsi="宋体"/>
                <w:szCs w:val="21"/>
              </w:rPr>
            </w:pPr>
            <w:r>
              <w:rPr>
                <w:rFonts w:ascii="宋体" w:hAnsi="宋体"/>
                <w:szCs w:val="21"/>
              </w:rPr>
              <w:t>通过目标检测与语义分割算法，提取舱室区域结构与关键元素位置关系，并结合文字识别技术完成舱室名称、编号及功能属性的结构化抽取。</w:t>
            </w:r>
          </w:p>
          <w:p w14:paraId="0B4D34BE">
            <w:pPr>
              <w:spacing w:line="276" w:lineRule="auto"/>
              <w:rPr>
                <w:rFonts w:hint="eastAsia" w:ascii="宋体" w:hAnsi="宋体"/>
                <w:szCs w:val="21"/>
              </w:rPr>
            </w:pPr>
            <w:r>
              <w:rPr>
                <w:rFonts w:ascii="宋体" w:hAnsi="宋体"/>
                <w:szCs w:val="21"/>
              </w:rPr>
              <w:t>在识别结果基础上，建立舱室空间语义模型，将几何边界、功能属性与负荷数据进行关联映射，形成可计算的空间数据结构，为后续负荷匹配、照明计算与设备布局优化提供统一空间基础。</w:t>
            </w:r>
          </w:p>
          <w:p w14:paraId="2BED0E2E">
            <w:pPr>
              <w:ind w:firstLine="562"/>
              <w:rPr>
                <w:b/>
                <w:bCs/>
              </w:rPr>
            </w:pPr>
            <w:r>
              <w:rPr>
                <w:rFonts w:hint="eastAsia"/>
                <w:b/>
                <w:bCs/>
              </w:rPr>
              <w:t>（4）供电策略自动推理与层级划分算法</w:t>
            </w:r>
          </w:p>
          <w:p w14:paraId="4045B42E">
            <w:pPr>
              <w:spacing w:line="276" w:lineRule="auto"/>
              <w:rPr>
                <w:rFonts w:hint="eastAsia" w:ascii="宋体" w:hAnsi="宋体"/>
                <w:szCs w:val="21"/>
              </w:rPr>
            </w:pPr>
            <w:r>
              <w:rPr>
                <w:rFonts w:hint="eastAsia" w:ascii="宋体" w:hAnsi="宋体"/>
                <w:szCs w:val="21"/>
              </w:rPr>
              <w:t>针对不同负荷等级与船舶功能区域，构建供电层级自动划分模型。通过策略推理引擎，自动判定主配电板、分配电板及终端负载之间的供电路径归属关系。</w:t>
            </w:r>
          </w:p>
          <w:p w14:paraId="19F4D7D1">
            <w:pPr>
              <w:spacing w:line="276" w:lineRule="auto"/>
              <w:rPr>
                <w:rFonts w:hint="eastAsia" w:ascii="宋体" w:hAnsi="宋体"/>
                <w:szCs w:val="21"/>
              </w:rPr>
            </w:pPr>
            <w:r>
              <w:rPr>
                <w:rFonts w:hint="eastAsia" w:ascii="宋体" w:hAnsi="宋体"/>
                <w:szCs w:val="21"/>
              </w:rPr>
              <w:t>在算法实现上，采用图模型表达电气层级结构，通过约束传播机制实现电压等级匹配与供电边界控制，确保自动生成的供电结构符合规范与安全要求。</w:t>
            </w:r>
          </w:p>
          <w:p w14:paraId="610832C2">
            <w:pPr>
              <w:ind w:firstLine="562"/>
              <w:rPr>
                <w:b/>
                <w:bCs/>
              </w:rPr>
            </w:pPr>
            <w:r>
              <w:rPr>
                <w:b/>
                <w:bCs/>
              </w:rPr>
              <w:t>（</w:t>
            </w:r>
            <w:r>
              <w:rPr>
                <w:rFonts w:hint="eastAsia"/>
                <w:b/>
                <w:bCs/>
              </w:rPr>
              <w:t>5</w:t>
            </w:r>
            <w:r>
              <w:rPr>
                <w:b/>
                <w:bCs/>
              </w:rPr>
              <w:t>）基于多约束联合优化的配电拓扑自动求解技术</w:t>
            </w:r>
          </w:p>
          <w:p w14:paraId="12902168">
            <w:pPr>
              <w:spacing w:line="276" w:lineRule="auto"/>
              <w:rPr>
                <w:rFonts w:hint="eastAsia" w:ascii="宋体" w:hAnsi="宋体"/>
                <w:szCs w:val="21"/>
              </w:rPr>
            </w:pPr>
            <w:r>
              <w:rPr>
                <w:rFonts w:hint="eastAsia" w:ascii="宋体" w:hAnsi="宋体"/>
                <w:szCs w:val="21"/>
              </w:rPr>
              <w:t>围绕负荷清单数据，构建配电系统分层优化模型。以末端负荷为起点，按照供电层级关系，自下而上逐级建立回路、分配电板及主配电结构的优化求解框架。</w:t>
            </w:r>
          </w:p>
          <w:p w14:paraId="3E5E5FF5">
            <w:pPr>
              <w:spacing w:line="276" w:lineRule="auto"/>
              <w:rPr>
                <w:rFonts w:hint="eastAsia" w:ascii="宋体" w:hAnsi="宋体"/>
                <w:szCs w:val="21"/>
              </w:rPr>
            </w:pPr>
            <w:r>
              <w:rPr>
                <w:rFonts w:hint="eastAsia" w:ascii="宋体" w:hAnsi="宋体"/>
                <w:szCs w:val="21"/>
              </w:rPr>
              <w:t>在每一层级建立局部优化模型，综合考虑容量约束、电压等级匹配、负荷等级与冗余供电要求等条件，先完成本层负荷的合理分组与回路分配，再向上层传递汇总负荷数据。</w:t>
            </w:r>
          </w:p>
          <w:p w14:paraId="4594174A">
            <w:pPr>
              <w:spacing w:line="276" w:lineRule="auto"/>
              <w:rPr>
                <w:rFonts w:hint="eastAsia" w:ascii="宋体" w:hAnsi="宋体"/>
                <w:szCs w:val="21"/>
              </w:rPr>
            </w:pPr>
            <w:r>
              <w:rPr>
                <w:rFonts w:hint="eastAsia" w:ascii="宋体" w:hAnsi="宋体"/>
                <w:szCs w:val="21"/>
              </w:rPr>
              <w:t>通过逐级递推与分层协调机制，实现连接路径选择与容量分配的同步优化求解，最终形成满足规范约束与可靠性要求的整体配电拓扑结构。</w:t>
            </w:r>
          </w:p>
          <w:p w14:paraId="208DA071">
            <w:pPr>
              <w:spacing w:line="276" w:lineRule="auto"/>
              <w:rPr>
                <w:rFonts w:hint="eastAsia" w:ascii="宋体" w:hAnsi="宋体"/>
                <w:szCs w:val="21"/>
              </w:rPr>
            </w:pPr>
            <w:r>
              <w:rPr>
                <w:rFonts w:hint="eastAsia" w:ascii="宋体" w:hAnsi="宋体"/>
                <w:szCs w:val="21"/>
              </w:rPr>
              <w:t>该方法避免整体一次性组合求解的复杂度爆炸问题，提高算法可扩展性与工程适应性，实现从负荷到底层供电结构的自动推导生成。</w:t>
            </w:r>
          </w:p>
          <w:p w14:paraId="7450C825">
            <w:pPr>
              <w:ind w:firstLine="562"/>
              <w:rPr>
                <w:b/>
                <w:bCs/>
              </w:rPr>
            </w:pPr>
            <w:r>
              <w:rPr>
                <w:rFonts w:hint="eastAsia"/>
                <w:b/>
                <w:bCs/>
              </w:rPr>
              <w:t>（6）电缆参数自动计算与智能选型技术</w:t>
            </w:r>
          </w:p>
          <w:p w14:paraId="5A1B1D04">
            <w:pPr>
              <w:spacing w:line="276" w:lineRule="auto"/>
              <w:rPr>
                <w:rFonts w:hint="eastAsia" w:ascii="宋体" w:hAnsi="宋体"/>
                <w:szCs w:val="21"/>
              </w:rPr>
            </w:pPr>
            <w:r>
              <w:rPr>
                <w:rFonts w:hint="eastAsia" w:ascii="宋体" w:hAnsi="宋体"/>
                <w:szCs w:val="21"/>
              </w:rPr>
              <w:t>建立电缆规格参数数据库，包括载流量、电阻、电压降系数、敷设方式修正系数等核心参数。</w:t>
            </w:r>
          </w:p>
          <w:p w14:paraId="5D34F9BE">
            <w:pPr>
              <w:spacing w:line="276" w:lineRule="auto"/>
              <w:rPr>
                <w:rFonts w:hint="eastAsia" w:ascii="宋体" w:hAnsi="宋体"/>
                <w:szCs w:val="21"/>
              </w:rPr>
            </w:pPr>
            <w:r>
              <w:rPr>
                <w:rFonts w:hint="eastAsia" w:ascii="宋体" w:hAnsi="宋体"/>
                <w:szCs w:val="21"/>
              </w:rPr>
              <w:t>在拓扑生成后，系统自动进行电流计算、电压降计算与校核分析，并根据规则引擎匹配最优电缆规格。通过优先级策略实现方案输出，支持设计人员快速决策。</w:t>
            </w:r>
          </w:p>
          <w:p w14:paraId="304CF27B">
            <w:pPr>
              <w:spacing w:line="276" w:lineRule="auto"/>
              <w:rPr>
                <w:rFonts w:hint="eastAsia" w:ascii="宋体" w:hAnsi="宋体"/>
                <w:szCs w:val="21"/>
              </w:rPr>
            </w:pPr>
          </w:p>
          <w:p w14:paraId="5F9BDA61">
            <w:pPr>
              <w:pStyle w:val="4"/>
              <w:rPr>
                <w:szCs w:val="21"/>
              </w:rPr>
            </w:pPr>
            <w:r>
              <w:rPr>
                <w:rFonts w:hint="eastAsia"/>
                <w:szCs w:val="21"/>
              </w:rPr>
              <w:t>课题2 配电系统原理图智能绘制与布局</w:t>
            </w:r>
          </w:p>
          <w:p w14:paraId="7915B79E">
            <w:pPr>
              <w:ind w:firstLine="562"/>
              <w:rPr>
                <w:b/>
                <w:bCs/>
              </w:rPr>
            </w:pPr>
            <w:r>
              <w:rPr>
                <w:rFonts w:hint="eastAsia"/>
                <w:b/>
                <w:bCs/>
              </w:rPr>
              <w:t>（1）电气图元标准化建模与参数化表达技术</w:t>
            </w:r>
          </w:p>
          <w:p w14:paraId="51321651">
            <w:pPr>
              <w:spacing w:line="276" w:lineRule="auto"/>
              <w:rPr>
                <w:rFonts w:hint="eastAsia" w:ascii="宋体" w:hAnsi="宋体"/>
                <w:szCs w:val="21"/>
              </w:rPr>
            </w:pPr>
            <w:r>
              <w:rPr>
                <w:rFonts w:hint="eastAsia" w:ascii="宋体" w:hAnsi="宋体"/>
                <w:szCs w:val="21"/>
              </w:rPr>
              <w:t>构建符合船舶电气标准的电气图元库，对断路器、分配电箱、变压器、电缆连接点等图形符号进行标准化建模。</w:t>
            </w:r>
          </w:p>
          <w:p w14:paraId="4FFC1256">
            <w:pPr>
              <w:spacing w:line="276" w:lineRule="auto"/>
              <w:rPr>
                <w:rFonts w:hint="eastAsia" w:ascii="宋体" w:hAnsi="宋体"/>
                <w:szCs w:val="21"/>
              </w:rPr>
            </w:pPr>
            <w:r>
              <w:rPr>
                <w:rFonts w:hint="eastAsia" w:ascii="宋体" w:hAnsi="宋体"/>
                <w:szCs w:val="21"/>
              </w:rPr>
              <w:t>每个图元采用参数化结构设计，支持ID、容量等级、回路编号等属性动态绑定，实现图形与数据的双向关联。该技术确保原理图生成过程不仅是图形绘制，更是数据驱动的可计算表达。</w:t>
            </w:r>
          </w:p>
          <w:p w14:paraId="14584F07">
            <w:pPr>
              <w:ind w:firstLine="562"/>
              <w:rPr>
                <w:b/>
                <w:bCs/>
              </w:rPr>
            </w:pPr>
            <w:r>
              <w:rPr>
                <w:rFonts w:hint="eastAsia"/>
                <w:b/>
                <w:bCs/>
              </w:rPr>
              <w:t>（2）拓扑到平面布局映射算法</w:t>
            </w:r>
          </w:p>
          <w:p w14:paraId="1671B5C6">
            <w:pPr>
              <w:spacing w:line="276" w:lineRule="auto"/>
              <w:rPr>
                <w:rFonts w:hint="eastAsia" w:ascii="宋体" w:hAnsi="宋体"/>
                <w:szCs w:val="21"/>
              </w:rPr>
            </w:pPr>
            <w:r>
              <w:rPr>
                <w:rFonts w:hint="eastAsia" w:ascii="宋体" w:hAnsi="宋体"/>
                <w:szCs w:val="21"/>
              </w:rPr>
              <w:t>针对自动生成的配电拓扑图，构建从抽象拓扑结构到二维平面坐标的映射模型。通过层次化布局算法实现电气原理图的层级化展示，并结合约束布局算法控制节点间距、方向一致性及线路走向规则。</w:t>
            </w:r>
          </w:p>
          <w:p w14:paraId="64B8F6F4">
            <w:pPr>
              <w:spacing w:line="276" w:lineRule="auto"/>
              <w:rPr>
                <w:rFonts w:hint="eastAsia" w:ascii="宋体" w:hAnsi="宋体"/>
                <w:szCs w:val="21"/>
              </w:rPr>
            </w:pPr>
            <w:r>
              <w:rPr>
                <w:rFonts w:hint="eastAsia" w:ascii="宋体" w:hAnsi="宋体"/>
                <w:szCs w:val="21"/>
              </w:rPr>
              <w:t>该算法有效解决复杂配电系统在二维空间表达中的清晰性与可读性问题。</w:t>
            </w:r>
          </w:p>
          <w:p w14:paraId="26E6E388">
            <w:pPr>
              <w:ind w:firstLine="562"/>
              <w:rPr>
                <w:b/>
                <w:bCs/>
              </w:rPr>
            </w:pPr>
            <w:r>
              <w:rPr>
                <w:rFonts w:hint="eastAsia"/>
                <w:b/>
                <w:bCs/>
              </w:rPr>
              <w:t>（3）复杂拓扑分块与分页优化技术</w:t>
            </w:r>
          </w:p>
          <w:p w14:paraId="02B399AC">
            <w:pPr>
              <w:spacing w:line="276" w:lineRule="auto"/>
              <w:rPr>
                <w:rFonts w:hint="eastAsia" w:ascii="宋体" w:hAnsi="宋体"/>
                <w:szCs w:val="21"/>
              </w:rPr>
            </w:pPr>
            <w:r>
              <w:rPr>
                <w:rFonts w:hint="eastAsia" w:ascii="宋体" w:hAnsi="宋体"/>
                <w:szCs w:val="21"/>
              </w:rPr>
              <w:t>针对配电原理图在复杂系统下节点数量多、连接关系密集，单页图纸难以容纳完整内容的问题，构建面向图纸版面的自动分页机制。系统根据图纸尺寸、图元数量及连接密度等因素，自动判断当前页面布局容量，并在达到版面阈值时触发分页处理。</w:t>
            </w:r>
          </w:p>
          <w:p w14:paraId="0D4D5735">
            <w:pPr>
              <w:spacing w:line="276" w:lineRule="auto"/>
              <w:rPr>
                <w:rFonts w:hint="eastAsia" w:ascii="宋体" w:hAnsi="宋体"/>
                <w:szCs w:val="21"/>
              </w:rPr>
            </w:pPr>
            <w:r>
              <w:rPr>
                <w:rFonts w:hint="eastAsia" w:ascii="宋体" w:hAnsi="宋体"/>
                <w:szCs w:val="21"/>
              </w:rPr>
              <w:t>在分页过程中，通过保持拓扑逻辑连续性的方式对图元进行合理拆分，将相关设备与回路优先保持在同一页内，减少跨页连接数量。同时对不可避免的跨页连接进行统一标识。</w:t>
            </w:r>
          </w:p>
          <w:p w14:paraId="6B174353">
            <w:pPr>
              <w:ind w:firstLine="562"/>
              <w:rPr>
                <w:b/>
                <w:bCs/>
              </w:rPr>
            </w:pPr>
            <w:r>
              <w:rPr>
                <w:rFonts w:hint="eastAsia"/>
                <w:b/>
                <w:bCs/>
              </w:rPr>
              <w:t>（4）智能布线与交叉线优化算法</w:t>
            </w:r>
          </w:p>
          <w:p w14:paraId="767EB465">
            <w:pPr>
              <w:spacing w:line="276" w:lineRule="auto"/>
              <w:rPr>
                <w:rFonts w:hint="eastAsia" w:ascii="宋体" w:hAnsi="宋体"/>
                <w:szCs w:val="21"/>
              </w:rPr>
            </w:pPr>
            <w:r>
              <w:rPr>
                <w:rFonts w:hint="eastAsia" w:ascii="宋体" w:hAnsi="宋体"/>
                <w:szCs w:val="21"/>
              </w:rPr>
              <w:t>在完成图元布局后，引入自动布线算法对电气连接线进行路径规划。</w:t>
            </w:r>
          </w:p>
          <w:p w14:paraId="00E15BCE">
            <w:pPr>
              <w:spacing w:line="276" w:lineRule="auto"/>
              <w:rPr>
                <w:rFonts w:hint="eastAsia" w:ascii="宋体" w:hAnsi="宋体"/>
                <w:szCs w:val="21"/>
              </w:rPr>
            </w:pPr>
            <w:r>
              <w:rPr>
                <w:rFonts w:hint="eastAsia" w:ascii="宋体" w:hAnsi="宋体"/>
                <w:szCs w:val="21"/>
              </w:rPr>
              <w:t>通过冲突检测与交叉线减少策略，优化线路走向，降低交叉点数量，提升图纸整洁度。结合路径重排算法与约束回退机制，实现布局调整时的自动重绘与一致性保持。</w:t>
            </w:r>
          </w:p>
          <w:p w14:paraId="608BA8CE">
            <w:pPr>
              <w:ind w:firstLine="562"/>
              <w:rPr>
                <w:b/>
                <w:bCs/>
              </w:rPr>
            </w:pPr>
            <w:r>
              <w:rPr>
                <w:rFonts w:hint="eastAsia"/>
                <w:b/>
                <w:bCs/>
              </w:rPr>
              <w:t>（5）交互式编辑引擎</w:t>
            </w:r>
          </w:p>
          <w:p w14:paraId="68D7BECD">
            <w:pPr>
              <w:spacing w:line="276" w:lineRule="auto"/>
              <w:rPr>
                <w:rFonts w:hint="eastAsia" w:ascii="宋体" w:hAnsi="宋体"/>
                <w:szCs w:val="21"/>
              </w:rPr>
            </w:pPr>
            <w:r>
              <w:rPr>
                <w:rFonts w:hint="eastAsia" w:ascii="宋体" w:hAnsi="宋体"/>
                <w:szCs w:val="21"/>
              </w:rPr>
              <w:t>构建面向电气原理图设计的交互式编辑框架，支持设计人员对图元进行直观操作，包括图元选择、拖拽移动、旋转、复制及删除等基础编辑功能，实现配电原理图的灵活调整与人工干预。</w:t>
            </w:r>
          </w:p>
          <w:p w14:paraId="4F6502A7">
            <w:pPr>
              <w:spacing w:line="276" w:lineRule="auto"/>
              <w:rPr>
                <w:rFonts w:hint="eastAsia" w:ascii="宋体" w:hAnsi="宋体"/>
                <w:szCs w:val="21"/>
              </w:rPr>
            </w:pPr>
            <w:r>
              <w:rPr>
                <w:rFonts w:hint="eastAsia" w:ascii="宋体" w:hAnsi="宋体"/>
                <w:szCs w:val="21"/>
              </w:rPr>
              <w:t>系统提供图元属性编辑与参数配置界面，设计人员可直接修改设备名称、回路编号及技术参数等信息，并通过可视化方式实时更新图纸内容，提高设计修改效率。</w:t>
            </w:r>
          </w:p>
          <w:p w14:paraId="71239B2E">
            <w:pPr>
              <w:ind w:firstLine="562"/>
              <w:rPr>
                <w:b/>
                <w:bCs/>
              </w:rPr>
            </w:pPr>
            <w:r>
              <w:rPr>
                <w:rFonts w:hint="eastAsia"/>
                <w:b/>
                <w:bCs/>
              </w:rPr>
              <w:t>（6）图纸数据与拓扑数据一致性维护机制</w:t>
            </w:r>
          </w:p>
          <w:p w14:paraId="7E051DBB">
            <w:pPr>
              <w:spacing w:line="276" w:lineRule="auto"/>
              <w:rPr>
                <w:rFonts w:hint="eastAsia" w:ascii="宋体" w:hAnsi="宋体"/>
                <w:szCs w:val="21"/>
              </w:rPr>
            </w:pPr>
            <w:r>
              <w:rPr>
                <w:rFonts w:hint="eastAsia" w:ascii="宋体" w:hAnsi="宋体"/>
                <w:szCs w:val="21"/>
              </w:rPr>
              <w:t>建立图形层与数据层的双向映射机制，确保原理图上的每个图元均对应唯一拓扑节点。</w:t>
            </w:r>
          </w:p>
          <w:p w14:paraId="25529009">
            <w:pPr>
              <w:spacing w:line="276" w:lineRule="auto"/>
              <w:rPr>
                <w:rFonts w:hint="eastAsia" w:ascii="宋体" w:hAnsi="宋体"/>
                <w:szCs w:val="21"/>
              </w:rPr>
            </w:pPr>
            <w:r>
              <w:rPr>
                <w:rFonts w:hint="eastAsia" w:ascii="宋体" w:hAnsi="宋体"/>
                <w:szCs w:val="21"/>
              </w:rPr>
              <w:t>在修改过程中自动进行一致性校验，防止图纸与数据脱节，确保后续校核计算与参数分析始终基于最新、正确的拓扑结构。</w:t>
            </w:r>
          </w:p>
          <w:p w14:paraId="44508BC2">
            <w:pPr>
              <w:spacing w:line="276" w:lineRule="auto"/>
              <w:rPr>
                <w:rFonts w:hint="eastAsia" w:ascii="宋体" w:hAnsi="宋体"/>
                <w:szCs w:val="21"/>
              </w:rPr>
            </w:pPr>
          </w:p>
          <w:p w14:paraId="00AAFA70">
            <w:pPr>
              <w:pStyle w:val="4"/>
              <w:rPr>
                <w:szCs w:val="21"/>
              </w:rPr>
            </w:pPr>
            <w:r>
              <w:rPr>
                <w:rFonts w:hint="eastAsia"/>
                <w:szCs w:val="21"/>
              </w:rPr>
              <w:t>课题3 基于配电拓扑的一致性智能校验与参数核算</w:t>
            </w:r>
          </w:p>
          <w:p w14:paraId="3A5657D4">
            <w:pPr>
              <w:ind w:firstLine="562"/>
              <w:rPr>
                <w:b/>
                <w:bCs/>
              </w:rPr>
            </w:pPr>
            <w:r>
              <w:rPr>
                <w:rFonts w:hint="eastAsia"/>
                <w:b/>
                <w:bCs/>
              </w:rPr>
              <w:t>（1）拓扑驱动的多维一致性校验引擎</w:t>
            </w:r>
          </w:p>
          <w:p w14:paraId="1D744240">
            <w:pPr>
              <w:spacing w:line="276" w:lineRule="auto"/>
              <w:rPr>
                <w:rFonts w:hint="eastAsia" w:ascii="宋体" w:hAnsi="宋体"/>
                <w:szCs w:val="21"/>
              </w:rPr>
            </w:pPr>
            <w:r>
              <w:rPr>
                <w:rFonts w:hint="eastAsia" w:ascii="宋体" w:hAnsi="宋体"/>
                <w:szCs w:val="21"/>
              </w:rPr>
              <w:t>构建基于图模型的拓扑一致性校验框架，将配电系统抽象为带属性的有向图结构，对配电板、负荷及电缆进行统一管理。</w:t>
            </w:r>
          </w:p>
          <w:p w14:paraId="101E5537">
            <w:pPr>
              <w:spacing w:line="276" w:lineRule="auto"/>
              <w:rPr>
                <w:rFonts w:hint="eastAsia" w:ascii="宋体" w:hAnsi="宋体"/>
                <w:szCs w:val="21"/>
              </w:rPr>
            </w:pPr>
            <w:r>
              <w:rPr>
                <w:rFonts w:hint="eastAsia" w:ascii="宋体" w:hAnsi="宋体"/>
                <w:szCs w:val="21"/>
              </w:rPr>
              <w:t>通过规则表达语言建立可计算校验模型，实现供电路径完整性、层级关系正确性、电压等级匹配性及回路闭合逻辑等自动验证。</w:t>
            </w:r>
          </w:p>
          <w:p w14:paraId="039ED4DD">
            <w:pPr>
              <w:spacing w:line="276" w:lineRule="auto"/>
              <w:rPr>
                <w:rFonts w:hint="eastAsia" w:ascii="宋体" w:hAnsi="宋体"/>
                <w:szCs w:val="21"/>
              </w:rPr>
            </w:pPr>
            <w:r>
              <w:rPr>
                <w:rFonts w:hint="eastAsia" w:ascii="宋体" w:hAnsi="宋体"/>
                <w:szCs w:val="21"/>
              </w:rPr>
              <w:t>该技术实现从“人工逐项核对”向“系统级自动扫描校验”的转变，显著降低设计错误率。</w:t>
            </w:r>
          </w:p>
          <w:p w14:paraId="7F58CFEA">
            <w:pPr>
              <w:ind w:firstLine="562"/>
              <w:rPr>
                <w:b/>
                <w:bCs/>
              </w:rPr>
            </w:pPr>
            <w:r>
              <w:rPr>
                <w:rFonts w:hint="eastAsia"/>
                <w:b/>
                <w:bCs/>
              </w:rPr>
              <w:t>（2）负荷等级与供电策略匹配校验技术</w:t>
            </w:r>
          </w:p>
          <w:p w14:paraId="0D2D359A">
            <w:pPr>
              <w:spacing w:line="276" w:lineRule="auto"/>
              <w:rPr>
                <w:rFonts w:hint="eastAsia" w:ascii="宋体" w:hAnsi="宋体"/>
                <w:szCs w:val="21"/>
              </w:rPr>
            </w:pPr>
            <w:r>
              <w:rPr>
                <w:rFonts w:hint="eastAsia" w:ascii="宋体" w:hAnsi="宋体"/>
                <w:szCs w:val="21"/>
              </w:rPr>
              <w:t>针对不同负荷类型建立分级供电校验模型，自动检查其供电来源是否满足相应接入要求。</w:t>
            </w:r>
          </w:p>
          <w:p w14:paraId="0C625099">
            <w:pPr>
              <w:spacing w:line="276" w:lineRule="auto"/>
              <w:rPr>
                <w:rFonts w:hint="eastAsia" w:ascii="宋体" w:hAnsi="宋体"/>
                <w:szCs w:val="21"/>
              </w:rPr>
            </w:pPr>
            <w:r>
              <w:rPr>
                <w:rFonts w:hint="eastAsia" w:ascii="宋体" w:hAnsi="宋体"/>
                <w:szCs w:val="21"/>
              </w:rPr>
              <w:t>通过规则引擎与约束传播机制，动态追踪负载至电源的完整供电路径，确保负荷等级与供电策略一致性。</w:t>
            </w:r>
          </w:p>
          <w:p w14:paraId="32BAA91E">
            <w:pPr>
              <w:ind w:firstLine="562"/>
              <w:rPr>
                <w:b/>
                <w:bCs/>
              </w:rPr>
            </w:pPr>
            <w:r>
              <w:rPr>
                <w:rFonts w:hint="eastAsia"/>
                <w:b/>
                <w:bCs/>
              </w:rPr>
              <w:t>（3）电缆参数自动计算与容量校核算法</w:t>
            </w:r>
          </w:p>
          <w:p w14:paraId="3DF6ABD4">
            <w:pPr>
              <w:spacing w:line="276" w:lineRule="auto"/>
              <w:rPr>
                <w:rFonts w:hint="eastAsia" w:ascii="宋体" w:hAnsi="宋体"/>
                <w:szCs w:val="21"/>
              </w:rPr>
            </w:pPr>
            <w:r>
              <w:rPr>
                <w:rFonts w:hint="eastAsia" w:ascii="宋体" w:hAnsi="宋体"/>
                <w:szCs w:val="21"/>
              </w:rPr>
              <w:t>建立电缆计算模型，结合拓扑结构自动获取电流路径与负载数据，进行回路电流计算。</w:t>
            </w:r>
          </w:p>
          <w:p w14:paraId="73EA3366">
            <w:pPr>
              <w:spacing w:line="276" w:lineRule="auto"/>
              <w:rPr>
                <w:rFonts w:hint="eastAsia" w:ascii="宋体" w:hAnsi="宋体"/>
                <w:szCs w:val="21"/>
              </w:rPr>
            </w:pPr>
            <w:r>
              <w:rPr>
                <w:rFonts w:hint="eastAsia" w:ascii="宋体" w:hAnsi="宋体"/>
                <w:szCs w:val="21"/>
              </w:rPr>
              <w:t>基于载流量、电压降、温升修正系数及敷设条件等因素构建计算公式库，实现电缆规格的自动核算与安全裕度评估。</w:t>
            </w:r>
          </w:p>
          <w:p w14:paraId="7AC2B7D4">
            <w:pPr>
              <w:ind w:firstLine="562"/>
              <w:rPr>
                <w:b/>
                <w:bCs/>
              </w:rPr>
            </w:pPr>
            <w:r>
              <w:rPr>
                <w:rFonts w:hint="eastAsia"/>
                <w:b/>
                <w:bCs/>
              </w:rPr>
              <w:t>（4）设备选型一致性与参数匹配自动校核技术</w:t>
            </w:r>
          </w:p>
          <w:p w14:paraId="1B132FE3">
            <w:pPr>
              <w:spacing w:line="276" w:lineRule="auto"/>
              <w:rPr>
                <w:rFonts w:hint="eastAsia" w:ascii="宋体" w:hAnsi="宋体"/>
                <w:szCs w:val="21"/>
              </w:rPr>
            </w:pPr>
            <w:r>
              <w:rPr>
                <w:rFonts w:hint="eastAsia" w:ascii="宋体" w:hAnsi="宋体"/>
                <w:szCs w:val="21"/>
              </w:rPr>
              <w:t>建立设备参数数据库与选型规则模型，自动核对设备属性、断路器整定电流、保护特性曲线及额定容量是否与回路负载匹配。</w:t>
            </w:r>
          </w:p>
          <w:p w14:paraId="4A20D249">
            <w:pPr>
              <w:spacing w:line="276" w:lineRule="auto"/>
              <w:rPr>
                <w:rFonts w:hint="eastAsia" w:ascii="宋体" w:hAnsi="宋体"/>
                <w:szCs w:val="21"/>
              </w:rPr>
            </w:pPr>
            <w:r>
              <w:rPr>
                <w:rFonts w:hint="eastAsia" w:ascii="宋体" w:hAnsi="宋体"/>
                <w:szCs w:val="21"/>
              </w:rPr>
              <w:t>通过参数关联校验算法，识别“容量不足”或“过度冗余”等设计问题，实现设备选型的智能审查与风险提示。</w:t>
            </w:r>
          </w:p>
          <w:p w14:paraId="3B372E2E">
            <w:pPr>
              <w:spacing w:line="276" w:lineRule="auto"/>
              <w:rPr>
                <w:rFonts w:hint="eastAsia" w:ascii="宋体" w:hAnsi="宋体"/>
                <w:szCs w:val="21"/>
              </w:rPr>
            </w:pPr>
          </w:p>
          <w:p w14:paraId="6AB46EF2">
            <w:pPr>
              <w:pStyle w:val="4"/>
              <w:rPr>
                <w:szCs w:val="21"/>
              </w:rPr>
            </w:pPr>
            <w:r>
              <w:rPr>
                <w:rFonts w:hint="eastAsia"/>
                <w:szCs w:val="21"/>
              </w:rPr>
              <w:t>课题4 舱室照明照度计算与灯具智能选型</w:t>
            </w:r>
          </w:p>
          <w:p w14:paraId="271138EB">
            <w:pPr>
              <w:ind w:firstLine="562"/>
              <w:rPr>
                <w:b/>
                <w:bCs/>
              </w:rPr>
            </w:pPr>
            <w:r>
              <w:rPr>
                <w:rFonts w:hint="eastAsia"/>
                <w:b/>
                <w:bCs/>
              </w:rPr>
              <w:t>（1）舱室空间几何特征自动提取技术</w:t>
            </w:r>
          </w:p>
          <w:p w14:paraId="5AC164A3">
            <w:pPr>
              <w:spacing w:line="276" w:lineRule="auto"/>
              <w:rPr>
                <w:rFonts w:hint="eastAsia" w:ascii="宋体" w:hAnsi="宋体"/>
                <w:szCs w:val="21"/>
              </w:rPr>
            </w:pPr>
            <w:r>
              <w:rPr>
                <w:rFonts w:ascii="宋体" w:hAnsi="宋体"/>
                <w:szCs w:val="21"/>
              </w:rPr>
              <w:t>针对船舶舱室布置图，构建舱室空间几何特征识别方法，实现对舱室边界轮廓</w:t>
            </w:r>
            <w:r>
              <w:rPr>
                <w:rFonts w:hint="eastAsia" w:ascii="宋体" w:hAnsi="宋体"/>
                <w:szCs w:val="21"/>
              </w:rPr>
              <w:t>等</w:t>
            </w:r>
            <w:r>
              <w:rPr>
                <w:rFonts w:ascii="宋体" w:hAnsi="宋体"/>
                <w:szCs w:val="21"/>
              </w:rPr>
              <w:t>的自动识别与提取。通过对图纸数据进行解析，自动获取舱室的长、宽等基本几何参数，为照明设计提供准确的空间信息基础。</w:t>
            </w:r>
          </w:p>
          <w:p w14:paraId="28DFCAF2">
            <w:pPr>
              <w:spacing w:line="276" w:lineRule="auto"/>
              <w:rPr>
                <w:rFonts w:hint="eastAsia" w:ascii="宋体" w:hAnsi="宋体"/>
                <w:szCs w:val="21"/>
              </w:rPr>
            </w:pPr>
            <w:r>
              <w:rPr>
                <w:rFonts w:ascii="宋体" w:hAnsi="宋体"/>
                <w:szCs w:val="21"/>
              </w:rPr>
              <w:t>在此基础上，对舱室空间进行网格化划分，将舱室划分为多个标准计算单元，并建立统一的空间坐标体系。该数据结构可用于后续照度计算、光照分布分析以及灯具布置优化，为照明仿真与设计提供稳定的空间计算基础。</w:t>
            </w:r>
          </w:p>
          <w:p w14:paraId="2C795D4A">
            <w:pPr>
              <w:ind w:firstLine="562"/>
              <w:rPr>
                <w:b/>
                <w:bCs/>
              </w:rPr>
            </w:pPr>
            <w:r>
              <w:rPr>
                <w:rFonts w:hint="eastAsia"/>
                <w:b/>
                <w:bCs/>
              </w:rPr>
              <w:t>（2）灯具光学特性参数化建模技术</w:t>
            </w:r>
          </w:p>
          <w:p w14:paraId="46FC9C46">
            <w:pPr>
              <w:spacing w:line="276" w:lineRule="auto"/>
              <w:rPr>
                <w:rFonts w:hint="eastAsia" w:ascii="宋体" w:hAnsi="宋体"/>
                <w:szCs w:val="21"/>
              </w:rPr>
            </w:pPr>
            <w:r>
              <w:rPr>
                <w:rFonts w:ascii="宋体" w:hAnsi="宋体"/>
                <w:szCs w:val="21"/>
              </w:rPr>
              <w:t>建立面向船舶照明设计的灯具规格数据库，对灯具的光通量、配光曲线、功率及安装方式等关键参数进行标准化整理与统一建模。通过对灯具光学特性进行结构化描述，使不同型号灯具能够在统一的数据框架下进行调用与计算。</w:t>
            </w:r>
          </w:p>
          <w:p w14:paraId="0B4E651A">
            <w:pPr>
              <w:spacing w:line="276" w:lineRule="auto"/>
              <w:rPr>
                <w:rFonts w:hint="eastAsia" w:ascii="宋体" w:hAnsi="宋体"/>
                <w:szCs w:val="21"/>
              </w:rPr>
            </w:pPr>
            <w:r>
              <w:rPr>
                <w:rFonts w:ascii="宋体" w:hAnsi="宋体"/>
                <w:szCs w:val="21"/>
              </w:rPr>
              <w:t>在模型表达方面，将灯具光强分布函数转化为可计算的参数化模型，使灯具在空间中的光照分布可以通过算法进行模拟与计算。通过这种方式，可以在不同舱室条件下快速评估灯具照明效果。</w:t>
            </w:r>
          </w:p>
          <w:p w14:paraId="59894486">
            <w:pPr>
              <w:ind w:firstLine="562"/>
              <w:rPr>
                <w:b/>
                <w:bCs/>
              </w:rPr>
            </w:pPr>
            <w:r>
              <w:rPr>
                <w:rFonts w:hint="eastAsia"/>
                <w:b/>
                <w:bCs/>
              </w:rPr>
              <w:t>（3）舱室照度计算与仿真技术</w:t>
            </w:r>
          </w:p>
          <w:p w14:paraId="3D790B0B">
            <w:pPr>
              <w:spacing w:line="276" w:lineRule="auto"/>
              <w:rPr>
                <w:rFonts w:hint="eastAsia" w:ascii="宋体" w:hAnsi="宋体"/>
                <w:szCs w:val="21"/>
              </w:rPr>
            </w:pPr>
            <w:r>
              <w:rPr>
                <w:rFonts w:ascii="宋体" w:hAnsi="宋体"/>
                <w:szCs w:val="21"/>
              </w:rPr>
              <w:t>构建基于点光源叠加原理的舱室照度计算模型，通过计算灯具在空间中各位置产生的光照贡献，实现舱室内任意位置照度值的估算。在计算过程中综合考虑灯具安装高度、照射角度以及舱室表面的反射系数等因素，使照度计算结果更加接近实际工程情况。通过对舱室空间进行区域采样与网格化计算，生成完整的照度分布数据。</w:t>
            </w:r>
          </w:p>
          <w:p w14:paraId="67A97E9C">
            <w:pPr>
              <w:ind w:firstLine="562"/>
              <w:rPr>
                <w:b/>
                <w:bCs/>
              </w:rPr>
            </w:pPr>
            <w:r>
              <w:rPr>
                <w:rFonts w:hint="eastAsia"/>
                <w:b/>
                <w:bCs/>
              </w:rPr>
              <w:t>（4）灯具自动布置与数量优化技术</w:t>
            </w:r>
          </w:p>
          <w:p w14:paraId="6C6B20CD">
            <w:pPr>
              <w:spacing w:line="276" w:lineRule="auto"/>
              <w:rPr>
                <w:rFonts w:hint="eastAsia" w:ascii="宋体" w:hAnsi="宋体"/>
                <w:szCs w:val="21"/>
              </w:rPr>
            </w:pPr>
            <w:r>
              <w:rPr>
                <w:rFonts w:ascii="宋体" w:hAnsi="宋体"/>
                <w:szCs w:val="21"/>
              </w:rPr>
              <w:t>基于舱室目标照度要求与空间几何条件，建立灯具布置优化模型，自动确定灯具的数量与安装位置。该模型以满足照度标准为基本约束，并考虑照度均匀度与安装合理性等因素。</w:t>
            </w:r>
          </w:p>
          <w:p w14:paraId="2A217D6C">
            <w:pPr>
              <w:spacing w:line="276" w:lineRule="auto"/>
              <w:rPr>
                <w:rFonts w:hint="eastAsia" w:ascii="宋体" w:hAnsi="宋体"/>
                <w:szCs w:val="21"/>
              </w:rPr>
            </w:pPr>
            <w:r>
              <w:rPr>
                <w:rFonts w:ascii="宋体" w:hAnsi="宋体"/>
                <w:szCs w:val="21"/>
              </w:rPr>
              <w:t>在求解过程中采用启发式搜索与约束优化算法，对灯具布置方案进行迭代优化，使整体照度分布更加均匀。同时在满足照度要求的前提下尽量减少灯具数量，实现照明效果与节能目标之间的平衡。</w:t>
            </w:r>
          </w:p>
          <w:p w14:paraId="61D57093">
            <w:pPr>
              <w:spacing w:line="276" w:lineRule="auto"/>
              <w:rPr>
                <w:rFonts w:hint="eastAsia" w:ascii="宋体" w:hAnsi="宋体"/>
                <w:szCs w:val="21"/>
              </w:rPr>
            </w:pPr>
          </w:p>
          <w:p w14:paraId="194FDEFB">
            <w:pPr>
              <w:pStyle w:val="4"/>
              <w:rPr>
                <w:szCs w:val="21"/>
              </w:rPr>
            </w:pPr>
            <w:r>
              <w:rPr>
                <w:rFonts w:hint="eastAsia"/>
                <w:szCs w:val="21"/>
              </w:rPr>
              <w:t>课题5 舱室照明设备二维智能布局与优化技术研究</w:t>
            </w:r>
          </w:p>
          <w:p w14:paraId="6FCB41D4">
            <w:pPr>
              <w:ind w:firstLine="562"/>
              <w:rPr>
                <w:b/>
                <w:bCs/>
              </w:rPr>
            </w:pPr>
            <w:r>
              <w:rPr>
                <w:rFonts w:hint="eastAsia"/>
                <w:b/>
                <w:bCs/>
              </w:rPr>
              <w:t>（1）舱室空间数字建模与约束表达技术</w:t>
            </w:r>
          </w:p>
          <w:p w14:paraId="63A94A77">
            <w:pPr>
              <w:spacing w:line="276" w:lineRule="auto"/>
              <w:rPr>
                <w:rFonts w:hint="eastAsia" w:ascii="宋体" w:hAnsi="宋体"/>
                <w:szCs w:val="21"/>
              </w:rPr>
            </w:pPr>
            <w:r>
              <w:rPr>
                <w:rFonts w:hint="eastAsia" w:ascii="宋体" w:hAnsi="宋体"/>
                <w:szCs w:val="21"/>
              </w:rPr>
              <w:t>构建面向舱室照明设备布置设计的二维空间数字建模框架，对舱室边界轮廓及主要通道区域等空间元素进行统一建模。通过对舱室布置图或设计模型进行解析，建立标准化的二维空间表达结构。</w:t>
            </w:r>
          </w:p>
          <w:p w14:paraId="75F2A33E">
            <w:pPr>
              <w:spacing w:line="276" w:lineRule="auto"/>
              <w:rPr>
                <w:rFonts w:hint="eastAsia" w:ascii="宋体" w:hAnsi="宋体"/>
                <w:szCs w:val="21"/>
              </w:rPr>
            </w:pPr>
            <w:r>
              <w:rPr>
                <w:rFonts w:hint="eastAsia" w:ascii="宋体" w:hAnsi="宋体"/>
                <w:szCs w:val="21"/>
              </w:rPr>
              <w:t>在此基础上，构建空间约束表达机制，将照明设计规则转化为可计算约束，使灯具布局问题能够在算法框架下进行自动求解。</w:t>
            </w:r>
          </w:p>
          <w:p w14:paraId="1895B6AB">
            <w:pPr>
              <w:ind w:firstLine="562"/>
              <w:rPr>
                <w:b/>
                <w:bCs/>
              </w:rPr>
            </w:pPr>
            <w:r>
              <w:rPr>
                <w:rFonts w:hint="eastAsia"/>
                <w:b/>
                <w:bCs/>
              </w:rPr>
              <w:t>（2）设备参数化模型与占位模型构建技术</w:t>
            </w:r>
          </w:p>
          <w:p w14:paraId="428D8BF9">
            <w:pPr>
              <w:spacing w:line="276" w:lineRule="auto"/>
              <w:rPr>
                <w:rFonts w:hint="eastAsia" w:ascii="宋体" w:hAnsi="宋体"/>
                <w:szCs w:val="21"/>
              </w:rPr>
            </w:pPr>
            <w:r>
              <w:rPr>
                <w:rFonts w:hint="eastAsia" w:ascii="宋体" w:hAnsi="宋体"/>
                <w:szCs w:val="21"/>
              </w:rPr>
              <w:t>建立灯具二维参数化模型，对灯具的相关属性信息进行统一参数化描述。通过标准化的数据结构表示灯具在舱室中的空间占用关系，使不同类型灯具能够在统一模型中进行管理与计算。</w:t>
            </w:r>
          </w:p>
          <w:p w14:paraId="62B94C84">
            <w:pPr>
              <w:spacing w:line="276" w:lineRule="auto"/>
              <w:rPr>
                <w:rFonts w:hint="eastAsia" w:ascii="宋体" w:hAnsi="宋体"/>
                <w:szCs w:val="21"/>
              </w:rPr>
            </w:pPr>
            <w:r>
              <w:rPr>
                <w:rFonts w:hint="eastAsia" w:ascii="宋体" w:hAnsi="宋体"/>
                <w:szCs w:val="21"/>
              </w:rPr>
              <w:t>同时构建灯具占位模型，将灯具在舱室中的安装位置及其影响区域抽象为几何空间单元，并与舱室空间模型进行关联。</w:t>
            </w:r>
          </w:p>
          <w:p w14:paraId="534ABD7E">
            <w:pPr>
              <w:ind w:firstLine="562"/>
              <w:rPr>
                <w:b/>
                <w:bCs/>
              </w:rPr>
            </w:pPr>
            <w:r>
              <w:rPr>
                <w:rFonts w:hint="eastAsia"/>
                <w:b/>
                <w:bCs/>
              </w:rPr>
              <w:t>（3）多约束设备自动布局优化算法</w:t>
            </w:r>
          </w:p>
          <w:p w14:paraId="75547ACA">
            <w:pPr>
              <w:spacing w:line="276" w:lineRule="auto"/>
              <w:rPr>
                <w:rFonts w:hint="eastAsia" w:ascii="宋体" w:hAnsi="宋体"/>
                <w:szCs w:val="21"/>
              </w:rPr>
            </w:pPr>
            <w:r>
              <w:rPr>
                <w:rFonts w:ascii="宋体" w:hAnsi="宋体"/>
                <w:szCs w:val="21"/>
              </w:rPr>
              <w:t>构建面向舱室照明设备布置问题的多目标优化模型，在满足照度要求、安装规范以及空间约束条件的前提下，实现灯具位置的自动优化布局。模型综合考虑灯具间距、照明均匀度以及舱室结构限制等因素，将灯具布置问题转化为多约束优化求解问题。</w:t>
            </w:r>
          </w:p>
          <w:p w14:paraId="66ECE4ED">
            <w:pPr>
              <w:spacing w:line="276" w:lineRule="auto"/>
              <w:rPr>
                <w:rFonts w:hint="eastAsia" w:ascii="宋体" w:hAnsi="宋体"/>
                <w:szCs w:val="21"/>
              </w:rPr>
            </w:pPr>
            <w:r>
              <w:rPr>
                <w:rFonts w:ascii="宋体" w:hAnsi="宋体"/>
                <w:szCs w:val="21"/>
              </w:rPr>
              <w:t>在求解过程中采用启发式搜索算法与迭代优化策略，对灯具位置与排列方式进行动态调整。通过不断评估不同布局方案下的照明效果与空间可行性，逐步生成满足照度与工程安装要求的灯具布局方案。</w:t>
            </w:r>
          </w:p>
          <w:p w14:paraId="2917566E">
            <w:pPr>
              <w:ind w:firstLine="562"/>
              <w:rPr>
                <w:b/>
                <w:bCs/>
              </w:rPr>
            </w:pPr>
            <w:r>
              <w:rPr>
                <w:rFonts w:hint="eastAsia"/>
                <w:b/>
                <w:bCs/>
              </w:rPr>
              <w:t>（4）冲突检测与自动调整机制</w:t>
            </w:r>
          </w:p>
          <w:p w14:paraId="7F5B76E0">
            <w:pPr>
              <w:spacing w:line="276" w:lineRule="auto"/>
              <w:rPr>
                <w:rFonts w:hint="eastAsia" w:ascii="宋体" w:hAnsi="宋体"/>
                <w:szCs w:val="21"/>
              </w:rPr>
            </w:pPr>
            <w:r>
              <w:rPr>
                <w:rFonts w:ascii="宋体" w:hAnsi="宋体"/>
                <w:szCs w:val="21"/>
              </w:rPr>
              <w:t>建立面向照明设备布局过程的空间冲突检测算法，对灯具安装越界等问题进行自动识别。系统在布局计算过程中持续进行空间关系检测，当出现冲突时能够快速定位问题区域并给出调整提示。</w:t>
            </w:r>
          </w:p>
          <w:p w14:paraId="6A4DA986">
            <w:pPr>
              <w:spacing w:line="276" w:lineRule="auto"/>
              <w:rPr>
                <w:rFonts w:hint="eastAsia" w:ascii="宋体" w:hAnsi="宋体"/>
                <w:szCs w:val="21"/>
              </w:rPr>
            </w:pPr>
            <w:r>
              <w:rPr>
                <w:rFonts w:ascii="宋体" w:hAnsi="宋体"/>
                <w:szCs w:val="21"/>
              </w:rPr>
              <w:t>针对检测到的冲突情况，通过局部重排算法对相关灯具位置进行自动调整，在保持整体布局结构稳定的前提下消除空间冲突。</w:t>
            </w:r>
          </w:p>
          <w:p w14:paraId="30C3D99C">
            <w:pPr>
              <w:rPr>
                <w:rFonts w:hint="eastAsia" w:ascii="宋体" w:hAnsi="宋体" w:cs="仿宋"/>
                <w:kern w:val="0"/>
              </w:rPr>
            </w:pPr>
          </w:p>
        </w:tc>
      </w:tr>
      <w:tr w14:paraId="30C3D9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47" w:hRule="atLeast"/>
          <w:jc w:val="center"/>
        </w:trPr>
        <w:tc>
          <w:tcPr>
            <w:tcW w:w="9398" w:type="dxa"/>
            <w:gridSpan w:val="2"/>
          </w:tcPr>
          <w:p w14:paraId="67002000">
            <w:pPr>
              <w:pStyle w:val="8"/>
              <w:spacing w:before="160" w:line="240" w:lineRule="auto"/>
              <w:ind w:firstLine="0" w:firstLineChars="0"/>
              <w:rPr>
                <w:rFonts w:hint="eastAsia" w:ascii="宋体" w:hAnsi="宋体"/>
                <w:b/>
                <w:bCs/>
                <w:color w:val="0D0D0D"/>
              </w:rPr>
            </w:pPr>
            <w:r>
              <w:rPr>
                <w:rFonts w:hint="eastAsia" w:ascii="宋体" w:hAnsi="宋体"/>
                <w:b/>
                <w:bCs/>
                <w:color w:val="0D0D0D"/>
              </w:rPr>
              <w:t>五、创新点：</w:t>
            </w:r>
          </w:p>
          <w:p w14:paraId="7791D470">
            <w:pPr>
              <w:pStyle w:val="4"/>
            </w:pPr>
            <w:r>
              <w:rPr>
                <w:rFonts w:hint="eastAsia"/>
              </w:rPr>
              <w:t>课题1 基于负载清单的配电原理自动生成</w:t>
            </w:r>
          </w:p>
          <w:p w14:paraId="308FB98F">
            <w:pPr>
              <w:ind w:firstLine="420"/>
              <w:rPr>
                <w:color w:val="0D0D0D"/>
              </w:rPr>
            </w:pPr>
            <w:r>
              <w:rPr>
                <w:rFonts w:hint="eastAsia"/>
                <w:color w:val="0D0D0D"/>
              </w:rPr>
              <w:t>（1）</w:t>
            </w:r>
            <w:r>
              <w:rPr>
                <w:rFonts w:hint="eastAsia"/>
                <w:b/>
                <w:bCs/>
              </w:rPr>
              <w:t>从画图驱动转为负荷驱动的配电设计新范式</w:t>
            </w:r>
          </w:p>
          <w:p w14:paraId="15CC87EC">
            <w:pPr>
              <w:ind w:firstLine="420"/>
              <w:rPr>
                <w:del w:id="0" w:author="WPS_1742898510" w:date="2026-03-10T13:49:32Z"/>
                <w:rFonts w:hint="eastAsia" w:eastAsia="宋体"/>
                <w:color w:val="0D0D0D"/>
                <w:lang w:val="en-US" w:eastAsia="zh-CN"/>
              </w:rPr>
            </w:pPr>
            <w:r>
              <w:rPr>
                <w:rFonts w:hint="eastAsia"/>
                <w:color w:val="0D0D0D"/>
              </w:rPr>
              <w:t>传统配电原理设计往往以图纸为中心、靠设计师手动绘图。本课题以负载清单为唯一主线输入，将配电设计过程重构为“负荷→配电板→</w:t>
            </w:r>
            <w:ins w:id="1" w:author="WPS_1742898510" w:date="2026-03-10T13:50:10Z">
              <w:r>
                <w:rPr>
                  <w:rFonts w:hint="eastAsia"/>
                  <w:color w:val="0D0D0D"/>
                  <w:lang w:eastAsia="zh-CN"/>
                </w:rPr>
                <w:t>…</w:t>
              </w:r>
            </w:ins>
            <w:ins w:id="2" w:author="WPS_1742898510" w:date="2026-03-10T13:50:18Z">
              <w:r>
                <w:rPr>
                  <w:rFonts w:hint="eastAsia"/>
                  <w:color w:val="0D0D0D"/>
                </w:rPr>
                <w:t>→</w:t>
              </w:r>
            </w:ins>
            <w:del w:id="3" w:author="WPS_1742898510" w:date="2026-03-10T13:49:57Z">
              <w:r>
                <w:rPr>
                  <w:rFonts w:hint="eastAsia"/>
                  <w:color w:val="0D0D0D"/>
                </w:rPr>
                <w:delText>…</w:delText>
              </w:r>
            </w:del>
            <w:ins w:id="4" w:author="WPS_1742898510" w:date="2026-03-10T13:49:55Z">
              <w:r>
                <w:rPr>
                  <w:rFonts w:hint="eastAsia"/>
                  <w:color w:val="0D0D0D"/>
                  <w:lang w:val="en-US" w:eastAsia="zh-CN"/>
                </w:rPr>
                <w:t>末端设备</w:t>
              </w:r>
            </w:ins>
          </w:p>
          <w:p w14:paraId="14CE79F2">
            <w:pPr>
              <w:ind w:firstLine="420"/>
              <w:rPr>
                <w:color w:val="0D0D0D"/>
              </w:rPr>
            </w:pPr>
            <w:r>
              <w:rPr>
                <w:rFonts w:hint="eastAsia"/>
                <w:color w:val="0D0D0D"/>
              </w:rPr>
              <w:t>”的推导链路，使配电方案能够在数据层先成型，再映射到图纸层，改变设计主流程的起点与组织方式。</w:t>
            </w:r>
          </w:p>
          <w:p w14:paraId="5028E7F8">
            <w:pPr>
              <w:ind w:firstLine="420"/>
              <w:rPr>
                <w:color w:val="0D0D0D"/>
              </w:rPr>
            </w:pPr>
            <w:r>
              <w:rPr>
                <w:rFonts w:hint="eastAsia"/>
                <w:color w:val="0D0D0D"/>
              </w:rPr>
              <w:t>（2）</w:t>
            </w:r>
            <w:r>
              <w:rPr>
                <w:rFonts w:hint="eastAsia"/>
                <w:b/>
                <w:bCs/>
              </w:rPr>
              <w:t>自下而上逐级求解的拓扑生成机制，避免全局组合爆炸</w:t>
            </w:r>
          </w:p>
          <w:p w14:paraId="4C57F1A1">
            <w:pPr>
              <w:ind w:firstLine="420"/>
              <w:rPr>
                <w:color w:val="0D0D0D"/>
              </w:rPr>
            </w:pPr>
            <w:r>
              <w:rPr>
                <w:rFonts w:hint="eastAsia"/>
                <w:color w:val="0D0D0D"/>
              </w:rPr>
              <w:t>配电拓扑生成本质是强约束组合问题，直接全局求解容易复杂度爆炸。本课题采用“末端负荷聚类/分回路→板级汇总→上级供电结构”的逐级求解策略，把全局问题拆成可控的层级子问题，并通过层级间的负荷汇总与约束传递实现全局一致性，兼顾可行性与可扩展性。</w:t>
            </w:r>
          </w:p>
          <w:p w14:paraId="64DD93D7">
            <w:pPr>
              <w:ind w:firstLine="420"/>
              <w:rPr>
                <w:color w:val="0D0D0D"/>
              </w:rPr>
            </w:pPr>
            <w:r>
              <w:rPr>
                <w:rFonts w:hint="eastAsia"/>
                <w:color w:val="0D0D0D"/>
              </w:rPr>
              <w:t>（3）</w:t>
            </w:r>
            <w:r>
              <w:rPr>
                <w:rFonts w:hint="eastAsia"/>
                <w:b/>
                <w:bCs/>
              </w:rPr>
              <w:t>“规范约束—工程可实施性”一体化的可计算规则体系</w:t>
            </w:r>
          </w:p>
          <w:p w14:paraId="237D7D98">
            <w:pPr>
              <w:ind w:firstLine="420"/>
              <w:rPr>
                <w:color w:val="0D0D0D"/>
              </w:rPr>
            </w:pPr>
            <w:r>
              <w:rPr>
                <w:rFonts w:hint="eastAsia"/>
                <w:color w:val="0D0D0D"/>
              </w:rPr>
              <w:t>不是把规范做成静态检查表，而是将规范条款、负荷等级、供电模式等转化为可计算约束，并嵌入逐级求解流程，让系统在生成过程中就满足规范边界，从机制上减少“生成后再返工校核”的传统迭代。</w:t>
            </w:r>
          </w:p>
          <w:p w14:paraId="2047E592">
            <w:pPr>
              <w:ind w:firstLine="420"/>
              <w:rPr>
                <w:color w:val="0D0D0D"/>
              </w:rPr>
            </w:pPr>
            <w:r>
              <w:rPr>
                <w:rFonts w:hint="eastAsia"/>
                <w:color w:val="0D0D0D"/>
              </w:rPr>
              <w:t>（4）</w:t>
            </w:r>
            <w:r>
              <w:rPr>
                <w:rFonts w:hint="eastAsia"/>
                <w:b/>
                <w:bCs/>
              </w:rPr>
              <w:t>拓扑生成与电缆选型联动，形成闭环设计而非单点自动化</w:t>
            </w:r>
          </w:p>
          <w:p w14:paraId="013ED21B">
            <w:pPr>
              <w:ind w:firstLine="420"/>
              <w:rPr>
                <w:color w:val="0D0D0D"/>
              </w:rPr>
            </w:pPr>
            <w:r>
              <w:rPr>
                <w:rFonts w:hint="eastAsia"/>
                <w:color w:val="0D0D0D"/>
              </w:rPr>
              <w:t>将电缆选型与电流/电压降等核算从后处理前移为生成闭环的一部分：拓扑方案一旦形成即可自动触发参数核算与选型反馈，推动方案自动修正到工程可用状态，实现从结构到参数的一次性闭环收敛能力。</w:t>
            </w:r>
          </w:p>
          <w:p w14:paraId="620F14E5">
            <w:pPr>
              <w:ind w:firstLine="420"/>
              <w:rPr>
                <w:color w:val="0D0D0D"/>
              </w:rPr>
            </w:pPr>
            <w:r>
              <w:rPr>
                <w:rFonts w:hint="eastAsia"/>
                <w:color w:val="0D0D0D"/>
              </w:rPr>
              <w:t>（5）</w:t>
            </w:r>
            <w:r>
              <w:rPr>
                <w:rFonts w:hint="eastAsia"/>
                <w:b/>
                <w:bCs/>
              </w:rPr>
              <w:t>可追溯、可解释的自动生成结果输出</w:t>
            </w:r>
          </w:p>
          <w:p w14:paraId="77A19325">
            <w:pPr>
              <w:ind w:firstLine="420"/>
              <w:rPr>
                <w:color w:val="0D0D0D"/>
              </w:rPr>
            </w:pPr>
            <w:r>
              <w:rPr>
                <w:rFonts w:hint="eastAsia"/>
                <w:color w:val="0D0D0D"/>
              </w:rPr>
              <w:t>对每条回路的分配、每个拓扑连接路径的选择给出对应依据，使自动生成结果具备工程审查所需的可追溯性与可解释性，降低黑箱生成中的问题。</w:t>
            </w:r>
          </w:p>
          <w:p w14:paraId="0C96E4B6">
            <w:pPr>
              <w:ind w:firstLine="420"/>
              <w:rPr>
                <w:color w:val="0D0D0D"/>
              </w:rPr>
            </w:pPr>
          </w:p>
          <w:p w14:paraId="13D0CDBF">
            <w:pPr>
              <w:pStyle w:val="4"/>
            </w:pPr>
            <w:r>
              <w:rPr>
                <w:rFonts w:hint="eastAsia"/>
              </w:rPr>
              <w:t>课题2 配电系统原理图智能绘制与布局</w:t>
            </w:r>
          </w:p>
          <w:p w14:paraId="4C71D1A2">
            <w:pPr>
              <w:ind w:firstLine="420"/>
              <w:rPr>
                <w:color w:val="0D0D0D"/>
              </w:rPr>
            </w:pPr>
            <w:r>
              <w:rPr>
                <w:rFonts w:hint="eastAsia"/>
                <w:color w:val="0D0D0D"/>
              </w:rPr>
              <w:t>（1）</w:t>
            </w:r>
            <w:r>
              <w:rPr>
                <w:rFonts w:hint="eastAsia"/>
                <w:b/>
                <w:bCs/>
              </w:rPr>
              <w:t>数据模型即图纸的一致性表达机制</w:t>
            </w:r>
          </w:p>
          <w:p w14:paraId="45840500">
            <w:pPr>
              <w:ind w:firstLine="420"/>
              <w:rPr>
                <w:color w:val="0D0D0D"/>
              </w:rPr>
            </w:pPr>
            <w:r>
              <w:rPr>
                <w:rFonts w:hint="eastAsia"/>
                <w:color w:val="0D0D0D"/>
              </w:rPr>
              <w:t>传统做法是数据计算</w:t>
            </w:r>
            <w:ins w:id="5" w:author="WPS_1742898510" w:date="2026-03-10T13:51:46Z">
              <w:r>
                <w:rPr>
                  <w:rFonts w:hint="eastAsia"/>
                  <w:color w:val="0D0D0D"/>
                  <w:lang w:val="en-US" w:eastAsia="zh-CN"/>
                </w:rPr>
                <w:t>依赖</w:t>
              </w:r>
            </w:ins>
            <w:ins w:id="6" w:author="WPS_1742898510" w:date="2026-03-10T13:51:47Z">
              <w:r>
                <w:rPr>
                  <w:rFonts w:hint="eastAsia"/>
                  <w:color w:val="0D0D0D"/>
                  <w:lang w:val="en-US" w:eastAsia="zh-CN"/>
                </w:rPr>
                <w:t>一套数据</w:t>
              </w:r>
            </w:ins>
            <w:ins w:id="7" w:author="WPS_1742898510" w:date="2026-03-10T13:51:48Z">
              <w:r>
                <w:rPr>
                  <w:rFonts w:hint="eastAsia"/>
                  <w:color w:val="0D0D0D"/>
                  <w:lang w:val="en-US" w:eastAsia="zh-CN"/>
                </w:rPr>
                <w:t>结构</w:t>
              </w:r>
            </w:ins>
            <w:del w:id="8" w:author="WPS_1742898510" w:date="2026-03-10T13:51:45Z">
              <w:r>
                <w:rPr>
                  <w:rFonts w:hint="eastAsia"/>
                  <w:color w:val="0D0D0D"/>
                </w:rPr>
                <w:delText>在外</w:delText>
              </w:r>
            </w:del>
            <w:r>
              <w:rPr>
                <w:rFonts w:hint="eastAsia"/>
                <w:color w:val="0D0D0D"/>
              </w:rPr>
              <w:t>、画图</w:t>
            </w:r>
            <w:del w:id="9" w:author="WPS_1742898510" w:date="2026-03-10T13:51:50Z">
              <w:r>
                <w:rPr>
                  <w:rFonts w:hint="eastAsia"/>
                  <w:color w:val="0D0D0D"/>
                </w:rPr>
                <w:delText>在内</w:delText>
              </w:r>
            </w:del>
            <w:ins w:id="10" w:author="WPS_1742898510" w:date="2026-03-10T13:51:51Z">
              <w:r>
                <w:rPr>
                  <w:rFonts w:hint="eastAsia"/>
                  <w:color w:val="0D0D0D"/>
                  <w:lang w:val="en-US" w:eastAsia="zh-CN"/>
                </w:rPr>
                <w:t>依赖</w:t>
              </w:r>
            </w:ins>
            <w:ins w:id="11" w:author="WPS_1742898510" w:date="2026-03-10T13:51:52Z">
              <w:r>
                <w:rPr>
                  <w:rFonts w:hint="eastAsia"/>
                  <w:color w:val="0D0D0D"/>
                  <w:lang w:val="en-US" w:eastAsia="zh-CN"/>
                </w:rPr>
                <w:t>另一套</w:t>
              </w:r>
            </w:ins>
            <w:ins w:id="12" w:author="WPS_1742898510" w:date="2026-03-10T13:51:55Z">
              <w:r>
                <w:rPr>
                  <w:rFonts w:hint="eastAsia"/>
                  <w:color w:val="0D0D0D"/>
                  <w:lang w:val="en-US" w:eastAsia="zh-CN"/>
                </w:rPr>
                <w:t>数据结构</w:t>
              </w:r>
            </w:ins>
            <w:r>
              <w:rPr>
                <w:rFonts w:hint="eastAsia"/>
                <w:color w:val="0D0D0D"/>
              </w:rPr>
              <w:t>，二者</w:t>
            </w:r>
            <w:ins w:id="13" w:author="WPS_1742898510" w:date="2026-03-10T13:52:47Z">
              <w:r>
                <w:rPr>
                  <w:rFonts w:hint="eastAsia"/>
                  <w:color w:val="0D0D0D"/>
                  <w:lang w:val="en-US" w:eastAsia="zh-CN"/>
                </w:rPr>
                <w:t>存储</w:t>
              </w:r>
            </w:ins>
            <w:ins w:id="14" w:author="WPS_1742898510" w:date="2026-03-10T13:52:49Z">
              <w:r>
                <w:rPr>
                  <w:rFonts w:hint="eastAsia"/>
                  <w:color w:val="0D0D0D"/>
                  <w:lang w:val="en-US" w:eastAsia="zh-CN"/>
                </w:rPr>
                <w:t>于</w:t>
              </w:r>
            </w:ins>
            <w:ins w:id="15" w:author="WPS_1742898510" w:date="2026-03-10T13:52:51Z">
              <w:r>
                <w:rPr>
                  <w:rFonts w:hint="eastAsia"/>
                  <w:color w:val="0D0D0D"/>
                  <w:lang w:val="en-US" w:eastAsia="zh-CN"/>
                </w:rPr>
                <w:t>不同系统，</w:t>
              </w:r>
            </w:ins>
            <w:r>
              <w:rPr>
                <w:rFonts w:hint="eastAsia"/>
                <w:color w:val="0D0D0D"/>
              </w:rPr>
              <w:t>容易脱节。本课题以拓扑与图元参数作为唯一数据源，图纸仅作为数据的可视化投影，形成数据—图元的强绑定机制，从体系上解决图纸与设计数据不一致、修改难追踪的问题。</w:t>
            </w:r>
          </w:p>
          <w:p w14:paraId="74C09FF9">
            <w:pPr>
              <w:ind w:firstLine="420"/>
              <w:rPr>
                <w:color w:val="0D0D0D"/>
              </w:rPr>
            </w:pPr>
            <w:r>
              <w:rPr>
                <w:rFonts w:hint="eastAsia"/>
                <w:color w:val="0D0D0D"/>
              </w:rPr>
              <w:t>（2）</w:t>
            </w:r>
            <w:r>
              <w:rPr>
                <w:rFonts w:hint="eastAsia"/>
                <w:b/>
                <w:bCs/>
              </w:rPr>
              <w:t>面向工程可读性的布局目标：从能画出来到可审、可用</w:t>
            </w:r>
          </w:p>
          <w:p w14:paraId="1CC5FE88">
            <w:pPr>
              <w:ind w:firstLine="420"/>
              <w:rPr>
                <w:color w:val="0D0D0D"/>
              </w:rPr>
            </w:pPr>
            <w:r>
              <w:rPr>
                <w:rFonts w:hint="eastAsia"/>
                <w:color w:val="0D0D0D"/>
              </w:rPr>
              <w:t>原理图自动绘制的难点不在连线，而在工程可读性。本课题把可读性指标显式纳入布局与布线目标，使自动生成图纸具备直接交付价值，而不是仅用于草图参考。</w:t>
            </w:r>
          </w:p>
          <w:p w14:paraId="72C2709C">
            <w:pPr>
              <w:ind w:firstLine="420"/>
              <w:rPr>
                <w:color w:val="0D0D0D"/>
              </w:rPr>
            </w:pPr>
            <w:r>
              <w:rPr>
                <w:rFonts w:hint="eastAsia"/>
                <w:color w:val="0D0D0D"/>
              </w:rPr>
              <w:t>（3）</w:t>
            </w:r>
            <w:r>
              <w:rPr>
                <w:rFonts w:hint="eastAsia"/>
                <w:b/>
                <w:bCs/>
              </w:rPr>
              <w:t>面向版面容量的自动分页与跨页关系管理</w:t>
            </w:r>
          </w:p>
          <w:p w14:paraId="2866FC45">
            <w:pPr>
              <w:ind w:firstLine="420"/>
              <w:rPr>
                <w:color w:val="0D0D0D"/>
              </w:rPr>
            </w:pPr>
            <w:r>
              <w:rPr>
                <w:rFonts w:hint="eastAsia"/>
                <w:color w:val="0D0D0D"/>
              </w:rPr>
              <w:t>依据版面容量与逻辑关联进行分页，使多页图纸保持电气逻辑连续性。这解决了复杂船舶配电系统“单页放不下、手动拆页”的高成本问题。</w:t>
            </w:r>
          </w:p>
          <w:p w14:paraId="11E8B69D">
            <w:pPr>
              <w:ind w:firstLine="420"/>
              <w:rPr>
                <w:color w:val="0D0D0D"/>
              </w:rPr>
            </w:pPr>
            <w:r>
              <w:rPr>
                <w:rFonts w:hint="eastAsia"/>
                <w:color w:val="0D0D0D"/>
              </w:rPr>
              <w:t>（4）</w:t>
            </w:r>
            <w:r>
              <w:rPr>
                <w:rFonts w:hint="eastAsia"/>
                <w:b/>
                <w:bCs/>
              </w:rPr>
              <w:t>标准化图元库的参数驱动绘制，支持规模化复用与扩展</w:t>
            </w:r>
          </w:p>
          <w:p w14:paraId="27B26CD1">
            <w:pPr>
              <w:ind w:firstLine="420"/>
              <w:rPr>
                <w:color w:val="0D0D0D"/>
              </w:rPr>
            </w:pPr>
            <w:r>
              <w:rPr>
                <w:rFonts w:hint="eastAsia"/>
                <w:color w:val="0D0D0D"/>
              </w:rPr>
              <w:t>通过参数化图元与连接规则的统一建模，使新增设备类型或符号不需要改绘图逻辑，只需扩展图元与规则配置即可复用生成能力，形成可持续扩展的绘制体系，避免传统每改一次符号就改一堆模板的维护困境。</w:t>
            </w:r>
          </w:p>
          <w:p w14:paraId="03056838">
            <w:pPr>
              <w:ind w:firstLine="420"/>
              <w:rPr>
                <w:color w:val="0D0D0D"/>
              </w:rPr>
            </w:pPr>
            <w:r>
              <w:rPr>
                <w:rFonts w:hint="eastAsia"/>
                <w:color w:val="0D0D0D"/>
              </w:rPr>
              <w:t>（5）</w:t>
            </w:r>
            <w:r>
              <w:rPr>
                <w:rFonts w:hint="eastAsia"/>
                <w:b/>
                <w:bCs/>
              </w:rPr>
              <w:t>自动生成与人工编辑并存的工程落地模式</w:t>
            </w:r>
          </w:p>
          <w:p w14:paraId="017BDB1A">
            <w:pPr>
              <w:ind w:firstLine="420"/>
              <w:rPr>
                <w:color w:val="0D0D0D"/>
              </w:rPr>
            </w:pPr>
            <w:r>
              <w:rPr>
                <w:rFonts w:hint="eastAsia"/>
                <w:color w:val="0D0D0D"/>
              </w:rPr>
              <w:t>很多自动绘图系统生成后难改。本课题强调生成结果可被工程师接管：提供面向设计人员的交互式编辑能力，使自动生成承担主要工作量、人工干预用于局部优化，形成更符合设计模式的混合式落地路径。</w:t>
            </w:r>
          </w:p>
          <w:p w14:paraId="55020E93">
            <w:pPr>
              <w:rPr>
                <w:color w:val="0D0D0D"/>
              </w:rPr>
            </w:pPr>
          </w:p>
          <w:p w14:paraId="4AF5F4EB">
            <w:pPr>
              <w:pStyle w:val="4"/>
            </w:pPr>
            <w:r>
              <w:rPr>
                <w:rFonts w:hint="eastAsia"/>
              </w:rPr>
              <w:t>课题3 基于配电拓扑的一致性智能校验与参数核算</w:t>
            </w:r>
          </w:p>
          <w:p w14:paraId="58C1BB34">
            <w:pPr>
              <w:ind w:firstLine="420"/>
              <w:rPr>
                <w:color w:val="0D0D0D"/>
              </w:rPr>
            </w:pPr>
            <w:r>
              <w:rPr>
                <w:rFonts w:hint="eastAsia"/>
                <w:color w:val="0D0D0D"/>
              </w:rPr>
              <w:t>（1）</w:t>
            </w:r>
            <w:r>
              <w:rPr>
                <w:rFonts w:hint="eastAsia"/>
                <w:b/>
                <w:bCs/>
              </w:rPr>
              <w:t>面向配电系统全生命周期的一致性智能校验体系</w:t>
            </w:r>
          </w:p>
          <w:p w14:paraId="1B379FF2">
            <w:pPr>
              <w:ind w:firstLine="420"/>
              <w:rPr>
                <w:color w:val="0D0D0D"/>
              </w:rPr>
            </w:pPr>
            <w:r>
              <w:rPr>
                <w:rFonts w:hint="eastAsia"/>
                <w:color w:val="0D0D0D"/>
              </w:rPr>
              <w:t>传统配电设计校核主要依赖人工逐项检查，效率低且容易遗漏。本课题构建面向配电系统拓扑结构的数据化校验体系，将负荷等级、供电路径、设备容量及电缆参数等设计要素统一纳入自动校验框架，实现对配电系统整体设计合理性的系统级自动检查，提高设计校核效率与可靠性。</w:t>
            </w:r>
          </w:p>
          <w:p w14:paraId="3FFFC987">
            <w:pPr>
              <w:ind w:firstLine="420"/>
              <w:rPr>
                <w:color w:val="0D0D0D"/>
              </w:rPr>
            </w:pPr>
            <w:r>
              <w:rPr>
                <w:rFonts w:hint="eastAsia"/>
                <w:color w:val="0D0D0D"/>
              </w:rPr>
              <w:t>（2）</w:t>
            </w:r>
            <w:r>
              <w:rPr>
                <w:rFonts w:hint="eastAsia"/>
                <w:b/>
                <w:bCs/>
              </w:rPr>
              <w:t>拓扑驱动的供电合理性自动验证机制</w:t>
            </w:r>
          </w:p>
          <w:p w14:paraId="52E305E0">
            <w:pPr>
              <w:ind w:firstLine="420"/>
              <w:rPr>
                <w:color w:val="0D0D0D"/>
              </w:rPr>
            </w:pPr>
            <w:r>
              <w:rPr>
                <w:rFonts w:hint="eastAsia"/>
                <w:color w:val="0D0D0D"/>
              </w:rPr>
              <w:t>突破传统基于局部参数检查的校核方式，以配电拓扑结构为核心，通过追踪负荷到电源的完整供电路径，实现供电策略合理性的自动验证。系统能够自动识别供电路径错误、冗余供电不足或供电层级不合理等问题，实现配电系统供电逻辑的整体性校核。</w:t>
            </w:r>
          </w:p>
          <w:p w14:paraId="6A65474D">
            <w:pPr>
              <w:ind w:firstLine="420"/>
              <w:rPr>
                <w:color w:val="0D0D0D"/>
              </w:rPr>
            </w:pPr>
            <w:r>
              <w:rPr>
                <w:rFonts w:hint="eastAsia"/>
                <w:color w:val="0D0D0D"/>
              </w:rPr>
              <w:t>（3）</w:t>
            </w:r>
            <w:r>
              <w:rPr>
                <w:rFonts w:hint="eastAsia"/>
                <w:b/>
                <w:bCs/>
              </w:rPr>
              <w:t>设计计算与校核分析一体化的参数自动核算方法</w:t>
            </w:r>
          </w:p>
          <w:p w14:paraId="4A6D4883">
            <w:pPr>
              <w:ind w:firstLine="420"/>
              <w:rPr>
                <w:color w:val="0D0D0D"/>
              </w:rPr>
            </w:pPr>
            <w:r>
              <w:rPr>
                <w:rFonts w:hint="eastAsia"/>
                <w:color w:val="0D0D0D"/>
              </w:rPr>
              <w:t>将电流计算、电压降计算、电缆载流量校核等传统人工计算过程融入自动化设计流程，通过建立统一计算模型，实现配电结构生成后的自动参数核算。该方法使配电设计过程从“设计—计算—校核”的分离模式转变为一体化自动计算流程，提高设计效率。</w:t>
            </w:r>
          </w:p>
          <w:p w14:paraId="5D83A6E0">
            <w:pPr>
              <w:ind w:firstLine="420"/>
              <w:rPr>
                <w:color w:val="0D0D0D"/>
              </w:rPr>
            </w:pPr>
            <w:r>
              <w:rPr>
                <w:rFonts w:hint="eastAsia"/>
                <w:color w:val="0D0D0D"/>
              </w:rPr>
              <w:t>（4）</w:t>
            </w:r>
            <w:r>
              <w:rPr>
                <w:rFonts w:hint="eastAsia"/>
                <w:b/>
                <w:bCs/>
              </w:rPr>
              <w:t>多维约束条件下的设备选型一致性自动审查</w:t>
            </w:r>
          </w:p>
          <w:p w14:paraId="57911B36">
            <w:pPr>
              <w:ind w:firstLine="420"/>
              <w:rPr>
                <w:color w:val="0D0D0D"/>
              </w:rPr>
            </w:pPr>
            <w:r>
              <w:rPr>
                <w:rFonts w:hint="eastAsia"/>
                <w:color w:val="0D0D0D"/>
              </w:rPr>
              <w:t>针对配电系统设备选型中涉及电流等级、保护能力及回路容量等多种约束条件的问题，建立设备参数匹配与校核机制，实现设备选型与回路参数之间的自动一致性检查。该方法能够减少因设备选型不合理导致的设计返工问题，提高设计方案的工程可行性。</w:t>
            </w:r>
          </w:p>
          <w:p w14:paraId="74CDC613">
            <w:pPr>
              <w:ind w:firstLine="420"/>
              <w:rPr>
                <w:color w:val="0D0D0D"/>
              </w:rPr>
            </w:pPr>
          </w:p>
          <w:p w14:paraId="1534B07B">
            <w:pPr>
              <w:pStyle w:val="4"/>
            </w:pPr>
            <w:r>
              <w:rPr>
                <w:rFonts w:hint="eastAsia"/>
              </w:rPr>
              <w:t>课题4 舱室照明照度计算与灯具智能选型</w:t>
            </w:r>
          </w:p>
          <w:p w14:paraId="21630F9D">
            <w:pPr>
              <w:ind w:firstLine="420"/>
              <w:rPr>
                <w:b/>
                <w:bCs/>
              </w:rPr>
            </w:pPr>
            <w:r>
              <w:rPr>
                <w:rFonts w:hint="eastAsia"/>
                <w:color w:val="0D0D0D"/>
              </w:rPr>
              <w:t>（1）</w:t>
            </w:r>
            <w:r>
              <w:rPr>
                <w:rFonts w:hint="eastAsia"/>
                <w:b/>
                <w:bCs/>
              </w:rPr>
              <w:t>面向船舶舱室场景的照明设计自动化方法</w:t>
            </w:r>
          </w:p>
          <w:p w14:paraId="705AC4F6">
            <w:pPr>
              <w:ind w:firstLine="420"/>
              <w:rPr>
                <w:color w:val="0D0D0D"/>
              </w:rPr>
            </w:pPr>
            <w:r>
              <w:rPr>
                <w:rFonts w:hint="eastAsia"/>
                <w:color w:val="0D0D0D"/>
              </w:rPr>
              <w:t>传统船舶舱室照明设计主要依赖设计人员根据经验进行灯具布置与照度校核。本课题提出以舱室空间数据为基础的自动化照明设计方法，通过空间建模与照度计算模型相结合，实现舱室照明设计从人工经验驱动向算法辅助设计的转变。</w:t>
            </w:r>
          </w:p>
          <w:p w14:paraId="654303C8">
            <w:pPr>
              <w:ind w:firstLine="420"/>
              <w:rPr>
                <w:color w:val="0D0D0D"/>
              </w:rPr>
            </w:pPr>
            <w:r>
              <w:rPr>
                <w:rFonts w:hint="eastAsia"/>
                <w:color w:val="0D0D0D"/>
              </w:rPr>
              <w:t>（2）</w:t>
            </w:r>
            <w:r>
              <w:rPr>
                <w:rFonts w:hint="eastAsia"/>
                <w:b/>
                <w:bCs/>
              </w:rPr>
              <w:t>舱室空间与照明计算耦合的照度仿真模型</w:t>
            </w:r>
          </w:p>
          <w:p w14:paraId="56F4F795">
            <w:pPr>
              <w:ind w:firstLine="420"/>
              <w:rPr>
                <w:color w:val="0D0D0D"/>
              </w:rPr>
            </w:pPr>
            <w:r>
              <w:rPr>
                <w:rFonts w:hint="eastAsia"/>
                <w:color w:val="0D0D0D"/>
              </w:rPr>
              <w:t>突破传统静态照度计算方式，将舱室空间几何结构、灯具光学参数及表面反射特性等因素统一纳入照度计算模型，使照明计算能够更加真实地反映舱室内部光照分布情况，提高照度评估的准确性与工程参考价值。</w:t>
            </w:r>
          </w:p>
          <w:p w14:paraId="0ECAE680">
            <w:pPr>
              <w:ind w:firstLine="420"/>
              <w:rPr>
                <w:color w:val="0D0D0D"/>
              </w:rPr>
            </w:pPr>
            <w:r>
              <w:rPr>
                <w:rFonts w:hint="eastAsia"/>
                <w:color w:val="0D0D0D"/>
              </w:rPr>
              <w:t>（3）</w:t>
            </w:r>
            <w:r>
              <w:rPr>
                <w:rFonts w:hint="eastAsia"/>
                <w:b/>
                <w:bCs/>
              </w:rPr>
              <w:t>基于照度分布反馈的灯具智能选型机制</w:t>
            </w:r>
          </w:p>
          <w:p w14:paraId="18F96809">
            <w:pPr>
              <w:ind w:firstLine="420"/>
              <w:rPr>
                <w:color w:val="0D0D0D"/>
              </w:rPr>
            </w:pPr>
            <w:r>
              <w:rPr>
                <w:rFonts w:hint="eastAsia"/>
                <w:color w:val="0D0D0D"/>
              </w:rPr>
              <w:t>将照度计算结果与灯具选型过程进行联动，通过分析舱室照度分布情况自动调整灯具数量与型号，使灯具选型能够在满足照度要求的同时兼顾多种约束要求。</w:t>
            </w:r>
          </w:p>
          <w:p w14:paraId="57FC85FD">
            <w:pPr>
              <w:rPr>
                <w:color w:val="0D0D0D"/>
              </w:rPr>
            </w:pPr>
          </w:p>
          <w:p w14:paraId="4618835E">
            <w:pPr>
              <w:pStyle w:val="4"/>
            </w:pPr>
            <w:r>
              <w:rPr>
                <w:rFonts w:hint="eastAsia"/>
              </w:rPr>
              <w:t>课题5 舱室照明设备二维智能布局与优化技术研究</w:t>
            </w:r>
          </w:p>
          <w:p w14:paraId="3574874A">
            <w:pPr>
              <w:ind w:firstLine="420"/>
              <w:rPr>
                <w:color w:val="0D0D0D"/>
              </w:rPr>
            </w:pPr>
            <w:r>
              <w:rPr>
                <w:rFonts w:hint="eastAsia"/>
                <w:color w:val="0D0D0D"/>
              </w:rPr>
              <w:t>（1）</w:t>
            </w:r>
            <w:r>
              <w:rPr>
                <w:rFonts w:hint="eastAsia"/>
                <w:b/>
                <w:bCs/>
              </w:rPr>
              <w:t>突破传统人工布置方式的灯具自动布局设计方法</w:t>
            </w:r>
          </w:p>
          <w:p w14:paraId="36D7FA15">
            <w:pPr>
              <w:ind w:firstLine="420"/>
              <w:rPr>
                <w:color w:val="0D0D0D"/>
              </w:rPr>
            </w:pPr>
            <w:r>
              <w:rPr>
                <w:rFonts w:hint="eastAsia"/>
                <w:color w:val="0D0D0D"/>
              </w:rPr>
              <w:t>传统船舶舱室照明设备布置主要依赖设计人员根据经验进行人工排布，再通过照度计算进行反复调整，设计效率较低。本课题提出面向舱室照明设备的自动布局方法，将灯具布置问题转化为算法求解问题，实现灯具位置与数量的自动生成，显著减少人工设计工作量。</w:t>
            </w:r>
          </w:p>
          <w:p w14:paraId="16A1C75B">
            <w:pPr>
              <w:ind w:firstLine="420"/>
              <w:rPr>
                <w:color w:val="0D0D0D"/>
              </w:rPr>
            </w:pPr>
            <w:r>
              <w:rPr>
                <w:rFonts w:hint="eastAsia"/>
                <w:color w:val="0D0D0D"/>
              </w:rPr>
              <w:t>（2）</w:t>
            </w:r>
            <w:r>
              <w:rPr>
                <w:rFonts w:hint="eastAsia"/>
                <w:b/>
                <w:bCs/>
              </w:rPr>
              <w:t>照度计算与设备布局协同优化的设计机制</w:t>
            </w:r>
          </w:p>
          <w:p w14:paraId="0BEDC4DB">
            <w:pPr>
              <w:ind w:firstLine="420"/>
              <w:rPr>
                <w:color w:val="0D0D0D"/>
              </w:rPr>
            </w:pPr>
            <w:r>
              <w:rPr>
                <w:rFonts w:hint="eastAsia"/>
                <w:color w:val="0D0D0D"/>
              </w:rPr>
              <w:t>现有照明设计流程通常将灯具布置与照度校核分为两个独立步骤，需要多次人工迭代调整。本课题通过将照度计算结果直接反馈到布局优化过程，实现灯具位置、数量与照度分布之间的协同优化，使照明设计过程从“布置—计算—修改”的人工循环转变为自动化闭环优化过程。</w:t>
            </w:r>
          </w:p>
          <w:p w14:paraId="3BA5C792">
            <w:pPr>
              <w:ind w:firstLine="420"/>
              <w:rPr>
                <w:color w:val="0D0D0D"/>
              </w:rPr>
            </w:pPr>
            <w:r>
              <w:rPr>
                <w:rFonts w:hint="eastAsia"/>
                <w:color w:val="0D0D0D"/>
              </w:rPr>
              <w:t>（3）</w:t>
            </w:r>
            <w:r>
              <w:rPr>
                <w:rFonts w:hint="eastAsia"/>
                <w:b/>
                <w:bCs/>
              </w:rPr>
              <w:t>面向复杂舱室结构的空间约束自动处理方法</w:t>
            </w:r>
          </w:p>
          <w:p w14:paraId="50A1B8BA">
            <w:pPr>
              <w:ind w:firstLine="420"/>
              <w:rPr>
                <w:color w:val="0D0D0D"/>
              </w:rPr>
            </w:pPr>
            <w:r>
              <w:rPr>
                <w:rFonts w:hint="eastAsia"/>
                <w:color w:val="0D0D0D"/>
              </w:rPr>
              <w:t>船舶舱室内部通常存在复杂约束条件，传统灯具布置需要设计人员逐一检查。本课题通过建立空间约束表达与自动检测机制，使灯具布局算法能够自动识别并规避结构冲突，从而在复杂舱室结构下仍能生成可实施的灯具布局方案。</w:t>
            </w:r>
          </w:p>
          <w:p w14:paraId="6738A81C">
            <w:pPr>
              <w:ind w:firstLine="420"/>
              <w:rPr>
                <w:color w:val="0D0D0D"/>
              </w:rPr>
            </w:pPr>
            <w:r>
              <w:rPr>
                <w:rFonts w:hint="eastAsia"/>
                <w:color w:val="0D0D0D"/>
              </w:rPr>
              <w:t>（4）</w:t>
            </w:r>
            <w:r>
              <w:rPr>
                <w:rFonts w:hint="eastAsia"/>
                <w:b/>
                <w:bCs/>
              </w:rPr>
              <w:t>多约束条件下的灯具布局优化求解策略</w:t>
            </w:r>
          </w:p>
          <w:p w14:paraId="30845F39">
            <w:pPr>
              <w:ind w:firstLine="420"/>
              <w:rPr>
                <w:color w:val="0D0D0D"/>
              </w:rPr>
            </w:pPr>
            <w:r>
              <w:rPr>
                <w:rFonts w:hint="eastAsia"/>
                <w:color w:val="0D0D0D"/>
              </w:rPr>
              <w:t>针对灯具布置需要同时满足照度标准、安装规范以及空间限制等多种约束条件的问题，本课题提出多约束灯具布局优化策略，在保证照明效果的前提下优化灯具数量与位置，提高灯具利用效率并降低不必要的设备配置。</w:t>
            </w:r>
          </w:p>
          <w:p w14:paraId="30C3D9C1">
            <w:pPr>
              <w:rPr>
                <w:color w:val="0D0D0D"/>
              </w:rPr>
            </w:pPr>
          </w:p>
        </w:tc>
      </w:tr>
      <w:tr w14:paraId="30C3DA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398" w:type="dxa"/>
            <w:gridSpan w:val="2"/>
          </w:tcPr>
          <w:p w14:paraId="30C3D9C3">
            <w:pPr>
              <w:pStyle w:val="8"/>
              <w:numPr>
                <w:ilvl w:val="0"/>
                <w:numId w:val="1"/>
              </w:numPr>
              <w:spacing w:line="390" w:lineRule="exact"/>
              <w:ind w:firstLineChars="0"/>
              <w:rPr>
                <w:rFonts w:hint="eastAsia" w:ascii="宋体" w:hAnsi="宋体"/>
                <w:b/>
                <w:bCs/>
                <w:color w:val="0D0D0D"/>
              </w:rPr>
            </w:pPr>
            <w:r>
              <w:rPr>
                <w:rFonts w:hint="eastAsia" w:ascii="宋体" w:hAnsi="宋体"/>
                <w:b/>
                <w:bCs/>
                <w:color w:val="0D0D0D"/>
              </w:rPr>
              <w:t>主要技术指标：</w:t>
            </w:r>
          </w:p>
          <w:p w14:paraId="30C3D9C4">
            <w:pPr>
              <w:pStyle w:val="8"/>
              <w:spacing w:line="390" w:lineRule="exact"/>
              <w:ind w:firstLine="0" w:firstLineChars="0"/>
              <w:rPr>
                <w:rFonts w:hint="eastAsia" w:ascii="宋体" w:hAnsi="宋体"/>
                <w:b/>
                <w:bCs/>
                <w:color w:val="0D0D0D"/>
              </w:rPr>
            </w:pPr>
            <w:r>
              <w:rPr>
                <w:rFonts w:hint="eastAsia" w:ascii="宋体" w:hAnsi="宋体"/>
                <w:b/>
                <w:bCs/>
                <w:color w:val="0D0D0D"/>
              </w:rPr>
              <w:t>（一）主要技术成果</w:t>
            </w:r>
          </w:p>
          <w:p w14:paraId="30C3D9C5">
            <w:pPr>
              <w:pStyle w:val="4"/>
            </w:pPr>
            <w:bookmarkStart w:id="1" w:name="_Toc5317"/>
            <w:bookmarkStart w:id="2" w:name="_Toc7969"/>
            <w:bookmarkStart w:id="3" w:name="_Toc9386"/>
            <w:bookmarkStart w:id="4" w:name="_Toc4529"/>
            <w:bookmarkStart w:id="5" w:name="_Toc2466"/>
            <w:bookmarkStart w:id="6" w:name="_Toc9967"/>
            <w:r>
              <w:rPr>
                <w:rFonts w:hint="eastAsia"/>
              </w:rPr>
              <w:t>课题1基于负载清单的配电原理自动生成</w:t>
            </w:r>
            <w:bookmarkEnd w:id="1"/>
            <w:bookmarkEnd w:id="2"/>
            <w:bookmarkEnd w:id="3"/>
            <w:bookmarkEnd w:id="4"/>
            <w:bookmarkEnd w:id="5"/>
            <w:bookmarkEnd w:id="6"/>
          </w:p>
          <w:p w14:paraId="30C3D9C6">
            <w:r>
              <w:rPr>
                <w:rFonts w:hint="eastAsia"/>
              </w:rPr>
              <w:t>根据以上研究专题，项目实施完毕后，可形成以下技术成果：</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6202"/>
              <w:gridCol w:w="1074"/>
            </w:tblGrid>
            <w:tr w14:paraId="30C3D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30C3D9C7">
                  <w:pPr>
                    <w:jc w:val="center"/>
                    <w:rPr>
                      <w:rFonts w:hint="eastAsia" w:ascii="宋体" w:hAnsi="宋体"/>
                      <w:b/>
                      <w:szCs w:val="21"/>
                    </w:rPr>
                  </w:pPr>
                  <w:r>
                    <w:rPr>
                      <w:rFonts w:hint="eastAsia" w:ascii="宋体" w:hAnsi="宋体"/>
                      <w:b/>
                      <w:szCs w:val="21"/>
                    </w:rPr>
                    <w:t>序号</w:t>
                  </w:r>
                </w:p>
              </w:tc>
              <w:tc>
                <w:tcPr>
                  <w:tcW w:w="6202" w:type="dxa"/>
                  <w:vAlign w:val="center"/>
                </w:tcPr>
                <w:p w14:paraId="30C3D9C8">
                  <w:pPr>
                    <w:jc w:val="center"/>
                    <w:rPr>
                      <w:rFonts w:hint="eastAsia" w:ascii="宋体" w:hAnsi="宋体"/>
                      <w:b/>
                      <w:szCs w:val="21"/>
                    </w:rPr>
                  </w:pPr>
                  <w:r>
                    <w:rPr>
                      <w:rFonts w:hint="eastAsia" w:ascii="宋体" w:hAnsi="宋体"/>
                      <w:b/>
                      <w:szCs w:val="21"/>
                    </w:rPr>
                    <w:t>技术成果</w:t>
                  </w:r>
                </w:p>
              </w:tc>
              <w:tc>
                <w:tcPr>
                  <w:tcW w:w="1074" w:type="dxa"/>
                  <w:vAlign w:val="center"/>
                </w:tcPr>
                <w:p w14:paraId="30C3D9C9">
                  <w:pPr>
                    <w:jc w:val="center"/>
                    <w:rPr>
                      <w:rFonts w:hint="eastAsia" w:ascii="宋体" w:hAnsi="宋体"/>
                      <w:b/>
                      <w:szCs w:val="21"/>
                    </w:rPr>
                  </w:pPr>
                  <w:r>
                    <w:rPr>
                      <w:rFonts w:hint="eastAsia" w:ascii="宋体" w:hAnsi="宋体"/>
                      <w:b/>
                      <w:szCs w:val="21"/>
                    </w:rPr>
                    <w:t>数量</w:t>
                  </w:r>
                </w:p>
              </w:tc>
            </w:tr>
            <w:tr w14:paraId="30C3D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30C3D9CB">
                  <w:pPr>
                    <w:rPr>
                      <w:rFonts w:hint="eastAsia" w:ascii="宋体" w:hAnsi="宋体"/>
                      <w:szCs w:val="21"/>
                    </w:rPr>
                  </w:pPr>
                  <w:r>
                    <w:rPr>
                      <w:rFonts w:hint="eastAsia" w:ascii="宋体" w:hAnsi="宋体"/>
                      <w:szCs w:val="21"/>
                    </w:rPr>
                    <w:t>1</w:t>
                  </w:r>
                </w:p>
              </w:tc>
              <w:tc>
                <w:tcPr>
                  <w:tcW w:w="6202" w:type="dxa"/>
                  <w:vAlign w:val="center"/>
                </w:tcPr>
                <w:p w14:paraId="30C3D9CC">
                  <w:pPr>
                    <w:rPr>
                      <w:rFonts w:hint="eastAsia" w:ascii="宋体" w:hAnsi="宋体"/>
                      <w:szCs w:val="21"/>
                    </w:rPr>
                  </w:pPr>
                  <w:r>
                    <w:rPr>
                      <w:rFonts w:hint="eastAsia" w:ascii="宋体" w:hAnsi="宋体"/>
                      <w:szCs w:val="21"/>
                    </w:rPr>
                    <w:t>基于负载清单的船舶配电原理自动生成系统</w:t>
                  </w:r>
                </w:p>
              </w:tc>
              <w:tc>
                <w:tcPr>
                  <w:tcW w:w="1074" w:type="dxa"/>
                  <w:vAlign w:val="center"/>
                </w:tcPr>
                <w:p w14:paraId="30C3D9CD">
                  <w:pPr>
                    <w:jc w:val="center"/>
                    <w:rPr>
                      <w:rFonts w:hint="eastAsia" w:ascii="宋体" w:hAnsi="宋体"/>
                      <w:szCs w:val="21"/>
                    </w:rPr>
                  </w:pPr>
                  <w:r>
                    <w:rPr>
                      <w:rFonts w:hint="eastAsia" w:ascii="宋体" w:hAnsi="宋体"/>
                      <w:szCs w:val="21"/>
                    </w:rPr>
                    <w:t>1套</w:t>
                  </w:r>
                </w:p>
              </w:tc>
            </w:tr>
            <w:tr w14:paraId="30C3D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30C3D9CF">
                  <w:pPr>
                    <w:rPr>
                      <w:rFonts w:hint="eastAsia" w:ascii="宋体" w:hAnsi="宋体"/>
                      <w:szCs w:val="21"/>
                    </w:rPr>
                  </w:pPr>
                  <w:r>
                    <w:rPr>
                      <w:rFonts w:hint="eastAsia" w:ascii="宋体" w:hAnsi="宋体"/>
                      <w:szCs w:val="21"/>
                    </w:rPr>
                    <w:t>2</w:t>
                  </w:r>
                </w:p>
              </w:tc>
              <w:tc>
                <w:tcPr>
                  <w:tcW w:w="6202" w:type="dxa"/>
                  <w:vAlign w:val="center"/>
                </w:tcPr>
                <w:p w14:paraId="30C3D9D0">
                  <w:pPr>
                    <w:rPr>
                      <w:rFonts w:hint="eastAsia" w:ascii="宋体" w:hAnsi="宋体"/>
                      <w:szCs w:val="21"/>
                    </w:rPr>
                  </w:pPr>
                  <w:r>
                    <w:rPr>
                      <w:rFonts w:hint="eastAsia" w:ascii="宋体" w:hAnsi="宋体"/>
                      <w:szCs w:val="21"/>
                    </w:rPr>
                    <w:t>舱室布置图识别与负荷信息解析模块</w:t>
                  </w:r>
                </w:p>
              </w:tc>
              <w:tc>
                <w:tcPr>
                  <w:tcW w:w="1074" w:type="dxa"/>
                  <w:vAlign w:val="center"/>
                </w:tcPr>
                <w:p w14:paraId="30C3D9D1">
                  <w:pPr>
                    <w:jc w:val="center"/>
                    <w:rPr>
                      <w:rFonts w:hint="eastAsia" w:ascii="宋体" w:hAnsi="宋体"/>
                      <w:szCs w:val="21"/>
                    </w:rPr>
                  </w:pPr>
                  <w:r>
                    <w:rPr>
                      <w:rFonts w:hint="eastAsia" w:ascii="宋体" w:hAnsi="宋体"/>
                      <w:szCs w:val="21"/>
                    </w:rPr>
                    <w:t>1个</w:t>
                  </w:r>
                </w:p>
              </w:tc>
            </w:tr>
            <w:tr w14:paraId="30C3D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30C3D9D3">
                  <w:pPr>
                    <w:rPr>
                      <w:rFonts w:hint="eastAsia" w:ascii="宋体" w:hAnsi="宋体"/>
                      <w:szCs w:val="21"/>
                    </w:rPr>
                  </w:pPr>
                  <w:r>
                    <w:rPr>
                      <w:rFonts w:hint="eastAsia" w:ascii="宋体" w:hAnsi="宋体"/>
                      <w:szCs w:val="21"/>
                    </w:rPr>
                    <w:t>3</w:t>
                  </w:r>
                </w:p>
              </w:tc>
              <w:tc>
                <w:tcPr>
                  <w:tcW w:w="6202" w:type="dxa"/>
                  <w:vAlign w:val="center"/>
                </w:tcPr>
                <w:p w14:paraId="30C3D9D4">
                  <w:pPr>
                    <w:rPr>
                      <w:rFonts w:hint="eastAsia" w:ascii="宋体" w:hAnsi="宋体"/>
                      <w:szCs w:val="21"/>
                    </w:rPr>
                  </w:pPr>
                  <w:r>
                    <w:rPr>
                      <w:rFonts w:hint="eastAsia" w:ascii="宋体" w:hAnsi="宋体"/>
                      <w:szCs w:val="21"/>
                    </w:rPr>
                    <w:t>配电拓扑自动生成与优化求解模块</w:t>
                  </w:r>
                </w:p>
              </w:tc>
              <w:tc>
                <w:tcPr>
                  <w:tcW w:w="1074" w:type="dxa"/>
                  <w:vAlign w:val="center"/>
                </w:tcPr>
                <w:p w14:paraId="30C3D9D5">
                  <w:pPr>
                    <w:jc w:val="center"/>
                    <w:rPr>
                      <w:rFonts w:hint="eastAsia" w:ascii="宋体" w:hAnsi="宋体"/>
                      <w:szCs w:val="21"/>
                    </w:rPr>
                  </w:pPr>
                  <w:r>
                    <w:rPr>
                      <w:rFonts w:hint="eastAsia" w:ascii="宋体" w:hAnsi="宋体"/>
                      <w:szCs w:val="21"/>
                    </w:rPr>
                    <w:t>1个</w:t>
                  </w:r>
                </w:p>
              </w:tc>
            </w:tr>
            <w:tr w14:paraId="5AA9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3C6230CA">
                  <w:pPr>
                    <w:rPr>
                      <w:rFonts w:hint="eastAsia" w:ascii="宋体" w:hAnsi="宋体"/>
                      <w:szCs w:val="21"/>
                    </w:rPr>
                  </w:pPr>
                  <w:r>
                    <w:rPr>
                      <w:rFonts w:hint="eastAsia" w:ascii="宋体" w:hAnsi="宋体"/>
                      <w:szCs w:val="21"/>
                    </w:rPr>
                    <w:t>4</w:t>
                  </w:r>
                </w:p>
              </w:tc>
              <w:tc>
                <w:tcPr>
                  <w:tcW w:w="6202" w:type="dxa"/>
                  <w:vAlign w:val="center"/>
                </w:tcPr>
                <w:p w14:paraId="1DF69166">
                  <w:pPr>
                    <w:rPr>
                      <w:rFonts w:hint="eastAsia" w:ascii="宋体" w:hAnsi="宋体"/>
                      <w:szCs w:val="21"/>
                    </w:rPr>
                  </w:pPr>
                  <w:r>
                    <w:rPr>
                      <w:rFonts w:hint="eastAsia" w:ascii="宋体" w:hAnsi="宋体"/>
                      <w:szCs w:val="21"/>
                    </w:rPr>
                    <w:t>船舶配电设计规范与供电策略规则</w:t>
                  </w:r>
                </w:p>
              </w:tc>
              <w:tc>
                <w:tcPr>
                  <w:tcW w:w="1074" w:type="dxa"/>
                  <w:vAlign w:val="center"/>
                </w:tcPr>
                <w:p w14:paraId="1734ABA2">
                  <w:pPr>
                    <w:jc w:val="center"/>
                    <w:rPr>
                      <w:rFonts w:hint="eastAsia" w:ascii="宋体" w:hAnsi="宋体"/>
                      <w:szCs w:val="21"/>
                    </w:rPr>
                  </w:pPr>
                  <w:r>
                    <w:rPr>
                      <w:rFonts w:hint="eastAsia" w:ascii="宋体" w:hAnsi="宋体"/>
                      <w:szCs w:val="21"/>
                    </w:rPr>
                    <w:t>1套</w:t>
                  </w:r>
                </w:p>
              </w:tc>
            </w:tr>
            <w:tr w14:paraId="35F4C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69FDB7B1">
                  <w:pPr>
                    <w:rPr>
                      <w:rFonts w:hint="eastAsia" w:ascii="宋体" w:hAnsi="宋体"/>
                      <w:szCs w:val="21"/>
                    </w:rPr>
                  </w:pPr>
                  <w:r>
                    <w:rPr>
                      <w:rFonts w:hint="eastAsia" w:ascii="宋体" w:hAnsi="宋体"/>
                      <w:szCs w:val="21"/>
                    </w:rPr>
                    <w:t>5</w:t>
                  </w:r>
                </w:p>
              </w:tc>
              <w:tc>
                <w:tcPr>
                  <w:tcW w:w="6202" w:type="dxa"/>
                  <w:vAlign w:val="center"/>
                </w:tcPr>
                <w:p w14:paraId="457CFB22">
                  <w:pPr>
                    <w:rPr>
                      <w:rFonts w:hint="eastAsia" w:ascii="宋体" w:hAnsi="宋体"/>
                      <w:szCs w:val="21"/>
                    </w:rPr>
                  </w:pPr>
                  <w:r>
                    <w:rPr>
                      <w:rFonts w:ascii="宋体" w:hAnsi="宋体"/>
                      <w:szCs w:val="21"/>
                    </w:rPr>
                    <w:t>配电系统电缆自动选型与参数计算模块</w:t>
                  </w:r>
                </w:p>
              </w:tc>
              <w:tc>
                <w:tcPr>
                  <w:tcW w:w="1074" w:type="dxa"/>
                  <w:vAlign w:val="center"/>
                </w:tcPr>
                <w:p w14:paraId="66BB2E87">
                  <w:pPr>
                    <w:jc w:val="center"/>
                    <w:rPr>
                      <w:rFonts w:hint="eastAsia" w:ascii="宋体" w:hAnsi="宋体"/>
                      <w:szCs w:val="21"/>
                    </w:rPr>
                  </w:pPr>
                  <w:r>
                    <w:rPr>
                      <w:rFonts w:hint="eastAsia" w:ascii="宋体" w:hAnsi="宋体"/>
                      <w:szCs w:val="21"/>
                    </w:rPr>
                    <w:t>1个</w:t>
                  </w:r>
                </w:p>
              </w:tc>
            </w:tr>
          </w:tbl>
          <w:p w14:paraId="30C3D9D7">
            <w:pPr>
              <w:pStyle w:val="4"/>
            </w:pPr>
            <w:bookmarkStart w:id="7" w:name="_Toc32553"/>
            <w:bookmarkStart w:id="8" w:name="_Toc28237"/>
            <w:bookmarkStart w:id="9" w:name="_Toc11177"/>
            <w:bookmarkStart w:id="10" w:name="_Toc861"/>
            <w:bookmarkStart w:id="11" w:name="_Toc19773"/>
            <w:bookmarkStart w:id="12" w:name="_Toc16302"/>
            <w:r>
              <w:rPr>
                <w:rFonts w:hint="eastAsia"/>
              </w:rPr>
              <w:t>课题2配电系统原理图智能绘制与布局</w:t>
            </w:r>
            <w:bookmarkEnd w:id="7"/>
            <w:bookmarkEnd w:id="8"/>
            <w:bookmarkEnd w:id="9"/>
            <w:bookmarkEnd w:id="10"/>
            <w:bookmarkEnd w:id="11"/>
            <w:bookmarkEnd w:id="12"/>
          </w:p>
          <w:p w14:paraId="30C3D9D8">
            <w:r>
              <w:rPr>
                <w:rFonts w:hint="eastAsia"/>
              </w:rPr>
              <w:t>根据以上研究专题，项目实施完毕后，可形成以下技术成果：</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7005"/>
              <w:gridCol w:w="708"/>
            </w:tblGrid>
            <w:tr w14:paraId="30C3D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30C3D9D9">
                  <w:pPr>
                    <w:jc w:val="center"/>
                    <w:rPr>
                      <w:rFonts w:hint="eastAsia" w:ascii="宋体" w:hAnsi="宋体"/>
                      <w:b/>
                      <w:szCs w:val="21"/>
                    </w:rPr>
                  </w:pPr>
                  <w:r>
                    <w:rPr>
                      <w:rFonts w:hint="eastAsia" w:ascii="宋体" w:hAnsi="宋体"/>
                      <w:b/>
                      <w:szCs w:val="21"/>
                    </w:rPr>
                    <w:t>序号</w:t>
                  </w:r>
                </w:p>
              </w:tc>
              <w:tc>
                <w:tcPr>
                  <w:tcW w:w="7005" w:type="dxa"/>
                  <w:vAlign w:val="center"/>
                </w:tcPr>
                <w:p w14:paraId="30C3D9DA">
                  <w:pPr>
                    <w:jc w:val="center"/>
                    <w:rPr>
                      <w:rFonts w:hint="eastAsia" w:ascii="宋体" w:hAnsi="宋体"/>
                      <w:b/>
                      <w:szCs w:val="21"/>
                    </w:rPr>
                  </w:pPr>
                  <w:r>
                    <w:rPr>
                      <w:rFonts w:hint="eastAsia" w:ascii="宋体" w:hAnsi="宋体"/>
                      <w:b/>
                      <w:szCs w:val="21"/>
                    </w:rPr>
                    <w:t>技术成果</w:t>
                  </w:r>
                </w:p>
              </w:tc>
              <w:tc>
                <w:tcPr>
                  <w:tcW w:w="708" w:type="dxa"/>
                  <w:vAlign w:val="center"/>
                </w:tcPr>
                <w:p w14:paraId="30C3D9DB">
                  <w:pPr>
                    <w:jc w:val="center"/>
                    <w:rPr>
                      <w:rFonts w:hint="eastAsia" w:ascii="宋体" w:hAnsi="宋体"/>
                      <w:b/>
                      <w:szCs w:val="21"/>
                    </w:rPr>
                  </w:pPr>
                  <w:r>
                    <w:rPr>
                      <w:rFonts w:hint="eastAsia" w:ascii="宋体" w:hAnsi="宋体"/>
                      <w:b/>
                      <w:szCs w:val="21"/>
                    </w:rPr>
                    <w:t>数量</w:t>
                  </w:r>
                </w:p>
              </w:tc>
            </w:tr>
            <w:tr w14:paraId="30C3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30C3D9DD">
                  <w:pPr>
                    <w:rPr>
                      <w:rFonts w:hint="eastAsia" w:ascii="宋体" w:hAnsi="宋体"/>
                      <w:szCs w:val="21"/>
                    </w:rPr>
                  </w:pPr>
                  <w:r>
                    <w:rPr>
                      <w:rFonts w:hint="eastAsia" w:ascii="宋体" w:hAnsi="宋体"/>
                      <w:szCs w:val="21"/>
                    </w:rPr>
                    <w:t>1</w:t>
                  </w:r>
                </w:p>
              </w:tc>
              <w:tc>
                <w:tcPr>
                  <w:tcW w:w="7005" w:type="dxa"/>
                  <w:vAlign w:val="center"/>
                </w:tcPr>
                <w:p w14:paraId="30C3D9DE">
                  <w:pPr>
                    <w:rPr>
                      <w:rFonts w:hint="eastAsia" w:ascii="宋体" w:hAnsi="宋体"/>
                      <w:szCs w:val="21"/>
                    </w:rPr>
                  </w:pPr>
                  <w:r>
                    <w:rPr>
                      <w:rFonts w:ascii="宋体" w:hAnsi="宋体"/>
                      <w:szCs w:val="21"/>
                    </w:rPr>
                    <w:t>配电系统原理图智能绘制软件系统</w:t>
                  </w:r>
                </w:p>
              </w:tc>
              <w:tc>
                <w:tcPr>
                  <w:tcW w:w="708" w:type="dxa"/>
                  <w:vAlign w:val="center"/>
                </w:tcPr>
                <w:p w14:paraId="30C3D9DF">
                  <w:pPr>
                    <w:jc w:val="center"/>
                    <w:rPr>
                      <w:rFonts w:hint="eastAsia" w:ascii="宋体" w:hAnsi="宋体"/>
                      <w:szCs w:val="21"/>
                    </w:rPr>
                  </w:pPr>
                  <w:r>
                    <w:rPr>
                      <w:rFonts w:hint="eastAsia" w:ascii="宋体" w:hAnsi="宋体"/>
                      <w:szCs w:val="21"/>
                    </w:rPr>
                    <w:t>1套</w:t>
                  </w:r>
                </w:p>
              </w:tc>
            </w:tr>
            <w:tr w14:paraId="30C3D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30C3D9E1">
                  <w:pPr>
                    <w:rPr>
                      <w:rFonts w:hint="eastAsia" w:ascii="宋体" w:hAnsi="宋体"/>
                      <w:szCs w:val="21"/>
                    </w:rPr>
                  </w:pPr>
                  <w:r>
                    <w:rPr>
                      <w:rFonts w:hint="eastAsia" w:ascii="宋体" w:hAnsi="宋体"/>
                      <w:szCs w:val="21"/>
                    </w:rPr>
                    <w:t>2</w:t>
                  </w:r>
                </w:p>
              </w:tc>
              <w:tc>
                <w:tcPr>
                  <w:tcW w:w="7005" w:type="dxa"/>
                  <w:vAlign w:val="center"/>
                </w:tcPr>
                <w:p w14:paraId="30C3D9E2">
                  <w:pPr>
                    <w:rPr>
                      <w:rFonts w:hint="eastAsia" w:ascii="宋体" w:hAnsi="宋体"/>
                      <w:szCs w:val="21"/>
                    </w:rPr>
                  </w:pPr>
                  <w:r>
                    <w:rPr>
                      <w:rFonts w:ascii="宋体" w:hAnsi="宋体"/>
                      <w:szCs w:val="21"/>
                    </w:rPr>
                    <w:t>电气图元参数化建模与标准图元库</w:t>
                  </w:r>
                </w:p>
              </w:tc>
              <w:tc>
                <w:tcPr>
                  <w:tcW w:w="708" w:type="dxa"/>
                  <w:vAlign w:val="center"/>
                </w:tcPr>
                <w:p w14:paraId="30C3D9E3">
                  <w:pPr>
                    <w:jc w:val="center"/>
                    <w:rPr>
                      <w:rFonts w:hint="eastAsia" w:ascii="宋体" w:hAnsi="宋体"/>
                      <w:szCs w:val="21"/>
                    </w:rPr>
                  </w:pPr>
                  <w:r>
                    <w:rPr>
                      <w:rFonts w:hint="eastAsia" w:ascii="宋体" w:hAnsi="宋体"/>
                      <w:szCs w:val="21"/>
                    </w:rPr>
                    <w:t>1套</w:t>
                  </w:r>
                </w:p>
              </w:tc>
            </w:tr>
            <w:tr w14:paraId="30C3D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30C3D9E5">
                  <w:pPr>
                    <w:rPr>
                      <w:rFonts w:hint="eastAsia" w:ascii="宋体" w:hAnsi="宋体"/>
                      <w:szCs w:val="21"/>
                    </w:rPr>
                  </w:pPr>
                  <w:r>
                    <w:rPr>
                      <w:rFonts w:hint="eastAsia" w:ascii="宋体" w:hAnsi="宋体"/>
                      <w:szCs w:val="21"/>
                    </w:rPr>
                    <w:t>3</w:t>
                  </w:r>
                </w:p>
              </w:tc>
              <w:tc>
                <w:tcPr>
                  <w:tcW w:w="7005" w:type="dxa"/>
                  <w:vAlign w:val="center"/>
                </w:tcPr>
                <w:p w14:paraId="30C3D9E6">
                  <w:pPr>
                    <w:rPr>
                      <w:rFonts w:hint="eastAsia" w:ascii="宋体" w:hAnsi="宋体"/>
                      <w:szCs w:val="21"/>
                    </w:rPr>
                  </w:pPr>
                  <w:r>
                    <w:rPr>
                      <w:rFonts w:ascii="宋体" w:hAnsi="宋体"/>
                      <w:szCs w:val="21"/>
                    </w:rPr>
                    <w:t>配电原理图自动绘制模块</w:t>
                  </w:r>
                </w:p>
              </w:tc>
              <w:tc>
                <w:tcPr>
                  <w:tcW w:w="708" w:type="dxa"/>
                  <w:vAlign w:val="center"/>
                </w:tcPr>
                <w:p w14:paraId="30C3D9E7">
                  <w:pPr>
                    <w:jc w:val="center"/>
                    <w:rPr>
                      <w:rFonts w:hint="eastAsia" w:ascii="宋体" w:hAnsi="宋体"/>
                      <w:szCs w:val="21"/>
                    </w:rPr>
                  </w:pPr>
                  <w:r>
                    <w:rPr>
                      <w:rFonts w:hint="eastAsia" w:ascii="宋体" w:hAnsi="宋体"/>
                      <w:szCs w:val="21"/>
                    </w:rPr>
                    <w:t>1个</w:t>
                  </w:r>
                </w:p>
              </w:tc>
            </w:tr>
            <w:tr w14:paraId="30C3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30C3D9ED">
                  <w:pPr>
                    <w:rPr>
                      <w:rFonts w:hint="eastAsia" w:ascii="宋体" w:hAnsi="宋体"/>
                      <w:szCs w:val="21"/>
                    </w:rPr>
                  </w:pPr>
                  <w:r>
                    <w:rPr>
                      <w:rFonts w:hint="eastAsia" w:ascii="宋体" w:hAnsi="宋体"/>
                      <w:szCs w:val="21"/>
                    </w:rPr>
                    <w:t>5</w:t>
                  </w:r>
                </w:p>
              </w:tc>
              <w:tc>
                <w:tcPr>
                  <w:tcW w:w="7005" w:type="dxa"/>
                  <w:vAlign w:val="center"/>
                </w:tcPr>
                <w:p w14:paraId="30C3D9EE">
                  <w:pPr>
                    <w:rPr>
                      <w:rFonts w:hint="eastAsia" w:ascii="宋体" w:hAnsi="宋体"/>
                      <w:szCs w:val="21"/>
                    </w:rPr>
                  </w:pPr>
                  <w:r>
                    <w:rPr>
                      <w:rFonts w:ascii="宋体" w:hAnsi="宋体"/>
                      <w:szCs w:val="21"/>
                    </w:rPr>
                    <w:t>配电原理图交互式编辑与图纸管理模块</w:t>
                  </w:r>
                </w:p>
              </w:tc>
              <w:tc>
                <w:tcPr>
                  <w:tcW w:w="708" w:type="dxa"/>
                  <w:vAlign w:val="center"/>
                </w:tcPr>
                <w:p w14:paraId="30C3D9EF">
                  <w:pPr>
                    <w:jc w:val="center"/>
                    <w:rPr>
                      <w:rFonts w:hint="eastAsia" w:ascii="宋体" w:hAnsi="宋体"/>
                      <w:szCs w:val="21"/>
                    </w:rPr>
                  </w:pPr>
                  <w:r>
                    <w:rPr>
                      <w:rFonts w:hint="eastAsia" w:ascii="宋体" w:hAnsi="宋体"/>
                      <w:szCs w:val="21"/>
                    </w:rPr>
                    <w:t>1个</w:t>
                  </w:r>
                </w:p>
              </w:tc>
            </w:tr>
          </w:tbl>
          <w:p w14:paraId="30C3D9FD">
            <w:pPr>
              <w:pStyle w:val="4"/>
            </w:pPr>
            <w:bookmarkStart w:id="13" w:name="_Toc3891"/>
            <w:bookmarkStart w:id="14" w:name="_Toc4580"/>
            <w:bookmarkStart w:id="15" w:name="_Toc4117"/>
            <w:bookmarkStart w:id="16" w:name="_Toc1731"/>
            <w:bookmarkStart w:id="17" w:name="_Toc25799"/>
            <w:bookmarkStart w:id="18" w:name="_Toc9939"/>
            <w:r>
              <w:rPr>
                <w:rFonts w:hint="eastAsia"/>
              </w:rPr>
              <w:t>课题3基于配电拓扑的一致性智能校验与参数核算</w:t>
            </w:r>
          </w:p>
          <w:p w14:paraId="30C3D9FE">
            <w:r>
              <w:rPr>
                <w:rFonts w:hint="eastAsia"/>
              </w:rPr>
              <w:t>根据以上研究专题，项目实施完毕后，可形成以下技术成果：</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6202"/>
              <w:gridCol w:w="1074"/>
            </w:tblGrid>
            <w:tr w14:paraId="30C3D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30C3D9FF">
                  <w:pPr>
                    <w:jc w:val="center"/>
                    <w:rPr>
                      <w:rFonts w:hint="eastAsia" w:ascii="宋体" w:hAnsi="宋体"/>
                      <w:b/>
                      <w:szCs w:val="21"/>
                    </w:rPr>
                  </w:pPr>
                  <w:r>
                    <w:rPr>
                      <w:rFonts w:hint="eastAsia" w:ascii="宋体" w:hAnsi="宋体"/>
                      <w:b/>
                      <w:szCs w:val="21"/>
                    </w:rPr>
                    <w:t>序号</w:t>
                  </w:r>
                </w:p>
              </w:tc>
              <w:tc>
                <w:tcPr>
                  <w:tcW w:w="6202" w:type="dxa"/>
                  <w:vAlign w:val="center"/>
                </w:tcPr>
                <w:p w14:paraId="30C3DA00">
                  <w:pPr>
                    <w:jc w:val="center"/>
                    <w:rPr>
                      <w:rFonts w:hint="eastAsia" w:ascii="宋体" w:hAnsi="宋体"/>
                      <w:b/>
                      <w:szCs w:val="21"/>
                    </w:rPr>
                  </w:pPr>
                  <w:r>
                    <w:rPr>
                      <w:rFonts w:hint="eastAsia" w:ascii="宋体" w:hAnsi="宋体"/>
                      <w:b/>
                      <w:szCs w:val="21"/>
                    </w:rPr>
                    <w:t>技术成果</w:t>
                  </w:r>
                </w:p>
              </w:tc>
              <w:tc>
                <w:tcPr>
                  <w:tcW w:w="1074" w:type="dxa"/>
                  <w:vAlign w:val="center"/>
                </w:tcPr>
                <w:p w14:paraId="30C3DA01">
                  <w:pPr>
                    <w:jc w:val="center"/>
                    <w:rPr>
                      <w:rFonts w:hint="eastAsia" w:ascii="宋体" w:hAnsi="宋体"/>
                      <w:b/>
                      <w:szCs w:val="21"/>
                    </w:rPr>
                  </w:pPr>
                  <w:r>
                    <w:rPr>
                      <w:rFonts w:hint="eastAsia" w:ascii="宋体" w:hAnsi="宋体"/>
                      <w:b/>
                      <w:szCs w:val="21"/>
                    </w:rPr>
                    <w:t>数量</w:t>
                  </w:r>
                </w:p>
              </w:tc>
            </w:tr>
            <w:tr w14:paraId="30C3D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30C3DA03">
                  <w:pPr>
                    <w:rPr>
                      <w:rFonts w:hint="eastAsia" w:ascii="宋体" w:hAnsi="宋体"/>
                      <w:szCs w:val="21"/>
                    </w:rPr>
                  </w:pPr>
                  <w:r>
                    <w:rPr>
                      <w:rFonts w:hint="eastAsia" w:ascii="宋体" w:hAnsi="宋体"/>
                      <w:szCs w:val="21"/>
                    </w:rPr>
                    <w:t>1</w:t>
                  </w:r>
                </w:p>
              </w:tc>
              <w:tc>
                <w:tcPr>
                  <w:tcW w:w="6202" w:type="dxa"/>
                  <w:vAlign w:val="center"/>
                </w:tcPr>
                <w:p w14:paraId="30C3DA04">
                  <w:pPr>
                    <w:rPr>
                      <w:rFonts w:hint="eastAsia" w:ascii="宋体" w:hAnsi="宋体"/>
                      <w:szCs w:val="21"/>
                    </w:rPr>
                  </w:pPr>
                  <w:r>
                    <w:rPr>
                      <w:rFonts w:hint="eastAsia"/>
                    </w:rPr>
                    <w:t>配电系统一致性智能校验与参数核算软件系统</w:t>
                  </w:r>
                </w:p>
              </w:tc>
              <w:tc>
                <w:tcPr>
                  <w:tcW w:w="1074" w:type="dxa"/>
                  <w:vAlign w:val="center"/>
                </w:tcPr>
                <w:p w14:paraId="30C3DA05">
                  <w:pPr>
                    <w:jc w:val="center"/>
                    <w:rPr>
                      <w:rFonts w:hint="eastAsia" w:ascii="宋体" w:hAnsi="宋体"/>
                      <w:szCs w:val="21"/>
                    </w:rPr>
                  </w:pPr>
                  <w:r>
                    <w:rPr>
                      <w:rFonts w:hint="eastAsia" w:ascii="宋体" w:hAnsi="宋体"/>
                      <w:szCs w:val="21"/>
                    </w:rPr>
                    <w:t>1套</w:t>
                  </w:r>
                </w:p>
              </w:tc>
            </w:tr>
            <w:tr w14:paraId="30C3D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30C3DA07">
                  <w:pPr>
                    <w:rPr>
                      <w:rFonts w:hint="eastAsia" w:ascii="宋体" w:hAnsi="宋体"/>
                      <w:szCs w:val="21"/>
                    </w:rPr>
                  </w:pPr>
                  <w:r>
                    <w:rPr>
                      <w:rFonts w:hint="eastAsia" w:ascii="宋体" w:hAnsi="宋体"/>
                      <w:szCs w:val="21"/>
                    </w:rPr>
                    <w:t>2</w:t>
                  </w:r>
                </w:p>
              </w:tc>
              <w:tc>
                <w:tcPr>
                  <w:tcW w:w="6202" w:type="dxa"/>
                  <w:vAlign w:val="center"/>
                </w:tcPr>
                <w:p w14:paraId="30C3DA08">
                  <w:pPr>
                    <w:rPr>
                      <w:rFonts w:hint="eastAsia" w:ascii="宋体" w:hAnsi="宋体"/>
                      <w:szCs w:val="21"/>
                    </w:rPr>
                  </w:pPr>
                  <w:r>
                    <w:rPr>
                      <w:rFonts w:hint="eastAsia"/>
                    </w:rPr>
                    <w:t>配电系统负荷数据解析与校验规则库</w:t>
                  </w:r>
                </w:p>
              </w:tc>
              <w:tc>
                <w:tcPr>
                  <w:tcW w:w="1074" w:type="dxa"/>
                  <w:vAlign w:val="center"/>
                </w:tcPr>
                <w:p w14:paraId="30C3DA09">
                  <w:pPr>
                    <w:jc w:val="center"/>
                    <w:rPr>
                      <w:rFonts w:hint="eastAsia" w:ascii="宋体" w:hAnsi="宋体"/>
                      <w:szCs w:val="21"/>
                    </w:rPr>
                  </w:pPr>
                  <w:r>
                    <w:rPr>
                      <w:rFonts w:hint="eastAsia" w:ascii="宋体" w:hAnsi="宋体"/>
                      <w:szCs w:val="21"/>
                    </w:rPr>
                    <w:t>1套</w:t>
                  </w:r>
                </w:p>
              </w:tc>
            </w:tr>
            <w:tr w14:paraId="30C3D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30C3DA0B">
                  <w:pPr>
                    <w:rPr>
                      <w:rFonts w:hint="eastAsia" w:ascii="宋体" w:hAnsi="宋体"/>
                      <w:szCs w:val="21"/>
                    </w:rPr>
                  </w:pPr>
                  <w:r>
                    <w:rPr>
                      <w:rFonts w:hint="eastAsia" w:ascii="宋体" w:hAnsi="宋体"/>
                      <w:szCs w:val="21"/>
                    </w:rPr>
                    <w:t>3</w:t>
                  </w:r>
                </w:p>
              </w:tc>
              <w:tc>
                <w:tcPr>
                  <w:tcW w:w="6202" w:type="dxa"/>
                  <w:vAlign w:val="center"/>
                </w:tcPr>
                <w:p w14:paraId="30C3DA0C">
                  <w:pPr>
                    <w:rPr>
                      <w:rFonts w:hint="eastAsia" w:ascii="宋体" w:hAnsi="宋体"/>
                      <w:szCs w:val="21"/>
                    </w:rPr>
                  </w:pPr>
                  <w:r>
                    <w:rPr>
                      <w:rFonts w:hint="eastAsia" w:ascii="宋体" w:hAnsi="宋体"/>
                      <w:szCs w:val="21"/>
                    </w:rPr>
                    <w:t>电缆参数自动计算与电气校核模块</w:t>
                  </w:r>
                </w:p>
              </w:tc>
              <w:tc>
                <w:tcPr>
                  <w:tcW w:w="1074" w:type="dxa"/>
                  <w:vAlign w:val="center"/>
                </w:tcPr>
                <w:p w14:paraId="30C3DA0D">
                  <w:pPr>
                    <w:jc w:val="center"/>
                    <w:rPr>
                      <w:rFonts w:hint="eastAsia" w:ascii="宋体" w:hAnsi="宋体"/>
                      <w:szCs w:val="21"/>
                    </w:rPr>
                  </w:pPr>
                  <w:r>
                    <w:rPr>
                      <w:rFonts w:hint="eastAsia" w:ascii="宋体" w:hAnsi="宋体"/>
                      <w:szCs w:val="21"/>
                    </w:rPr>
                    <w:t>1个</w:t>
                  </w:r>
                </w:p>
              </w:tc>
            </w:tr>
            <w:tr w14:paraId="30C3D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30C3DA0F">
                  <w:pPr>
                    <w:rPr>
                      <w:rFonts w:hint="eastAsia" w:ascii="宋体" w:hAnsi="宋体"/>
                      <w:szCs w:val="21"/>
                    </w:rPr>
                  </w:pPr>
                  <w:r>
                    <w:rPr>
                      <w:rFonts w:hint="eastAsia" w:ascii="宋体" w:hAnsi="宋体"/>
                      <w:szCs w:val="21"/>
                    </w:rPr>
                    <w:t>4</w:t>
                  </w:r>
                </w:p>
              </w:tc>
              <w:tc>
                <w:tcPr>
                  <w:tcW w:w="6202" w:type="dxa"/>
                  <w:vAlign w:val="center"/>
                </w:tcPr>
                <w:p w14:paraId="30C3DA10">
                  <w:pPr>
                    <w:rPr>
                      <w:rFonts w:hint="eastAsia" w:ascii="宋体" w:hAnsi="宋体"/>
                      <w:szCs w:val="21"/>
                    </w:rPr>
                  </w:pPr>
                  <w:r>
                    <w:rPr>
                      <w:rFonts w:hint="eastAsia" w:ascii="宋体" w:hAnsi="宋体"/>
                      <w:szCs w:val="21"/>
                    </w:rPr>
                    <w:t>配电设备选型一致性校验模块</w:t>
                  </w:r>
                </w:p>
              </w:tc>
              <w:tc>
                <w:tcPr>
                  <w:tcW w:w="1074" w:type="dxa"/>
                  <w:vAlign w:val="center"/>
                </w:tcPr>
                <w:p w14:paraId="30C3DA11">
                  <w:pPr>
                    <w:jc w:val="center"/>
                    <w:rPr>
                      <w:rFonts w:hint="eastAsia" w:ascii="宋体" w:hAnsi="宋体"/>
                      <w:szCs w:val="21"/>
                    </w:rPr>
                  </w:pPr>
                  <w:r>
                    <w:rPr>
                      <w:rFonts w:hint="eastAsia" w:ascii="宋体" w:hAnsi="宋体"/>
                      <w:szCs w:val="21"/>
                    </w:rPr>
                    <w:t>1个1</w:t>
                  </w:r>
                </w:p>
              </w:tc>
            </w:tr>
          </w:tbl>
          <w:p w14:paraId="24F3FC86">
            <w:pPr>
              <w:pStyle w:val="4"/>
            </w:pPr>
            <w:r>
              <w:rPr>
                <w:rFonts w:hint="eastAsia"/>
              </w:rPr>
              <w:t>课题4</w:t>
            </w:r>
            <w:r>
              <w:t>舱室照明照度计算与灯具智能选型</w:t>
            </w:r>
          </w:p>
          <w:p w14:paraId="3F2B7859">
            <w:r>
              <w:rPr>
                <w:rFonts w:hint="eastAsia"/>
              </w:rPr>
              <w:t>根据以上研究专题，项目实施完毕后，可形成以下技术成果：</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6202"/>
              <w:gridCol w:w="1074"/>
            </w:tblGrid>
            <w:tr w14:paraId="7C068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01B4B5BE">
                  <w:pPr>
                    <w:jc w:val="center"/>
                    <w:rPr>
                      <w:rFonts w:hint="eastAsia" w:ascii="宋体" w:hAnsi="宋体"/>
                      <w:b/>
                      <w:szCs w:val="21"/>
                    </w:rPr>
                  </w:pPr>
                  <w:r>
                    <w:rPr>
                      <w:rFonts w:hint="eastAsia" w:ascii="宋体" w:hAnsi="宋体"/>
                      <w:b/>
                      <w:szCs w:val="21"/>
                    </w:rPr>
                    <w:t>序号</w:t>
                  </w:r>
                </w:p>
              </w:tc>
              <w:tc>
                <w:tcPr>
                  <w:tcW w:w="6202" w:type="dxa"/>
                  <w:vAlign w:val="center"/>
                </w:tcPr>
                <w:p w14:paraId="0CACF179">
                  <w:pPr>
                    <w:jc w:val="center"/>
                    <w:rPr>
                      <w:rFonts w:hint="eastAsia" w:ascii="宋体" w:hAnsi="宋体"/>
                      <w:b/>
                      <w:szCs w:val="21"/>
                    </w:rPr>
                  </w:pPr>
                  <w:r>
                    <w:rPr>
                      <w:rFonts w:hint="eastAsia" w:ascii="宋体" w:hAnsi="宋体"/>
                      <w:b/>
                      <w:szCs w:val="21"/>
                    </w:rPr>
                    <w:t>技术成果</w:t>
                  </w:r>
                </w:p>
              </w:tc>
              <w:tc>
                <w:tcPr>
                  <w:tcW w:w="1074" w:type="dxa"/>
                  <w:vAlign w:val="center"/>
                </w:tcPr>
                <w:p w14:paraId="61B87251">
                  <w:pPr>
                    <w:jc w:val="center"/>
                    <w:rPr>
                      <w:rFonts w:hint="eastAsia" w:ascii="宋体" w:hAnsi="宋体"/>
                      <w:b/>
                      <w:szCs w:val="21"/>
                    </w:rPr>
                  </w:pPr>
                  <w:r>
                    <w:rPr>
                      <w:rFonts w:hint="eastAsia" w:ascii="宋体" w:hAnsi="宋体"/>
                      <w:b/>
                      <w:szCs w:val="21"/>
                    </w:rPr>
                    <w:t>数量</w:t>
                  </w:r>
                </w:p>
              </w:tc>
            </w:tr>
            <w:tr w14:paraId="694B8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21D89622">
                  <w:pPr>
                    <w:rPr>
                      <w:rFonts w:hint="eastAsia" w:ascii="宋体" w:hAnsi="宋体"/>
                      <w:szCs w:val="21"/>
                    </w:rPr>
                  </w:pPr>
                  <w:r>
                    <w:rPr>
                      <w:rFonts w:hint="eastAsia" w:ascii="宋体" w:hAnsi="宋体"/>
                      <w:szCs w:val="21"/>
                    </w:rPr>
                    <w:t>1</w:t>
                  </w:r>
                </w:p>
              </w:tc>
              <w:tc>
                <w:tcPr>
                  <w:tcW w:w="6202" w:type="dxa"/>
                  <w:vAlign w:val="center"/>
                </w:tcPr>
                <w:p w14:paraId="0D046601">
                  <w:pPr>
                    <w:rPr>
                      <w:rFonts w:hint="eastAsia" w:ascii="宋体" w:hAnsi="宋体"/>
                      <w:szCs w:val="21"/>
                    </w:rPr>
                  </w:pPr>
                  <w:r>
                    <w:t>船舶舱室照明设计辅助计算系统</w:t>
                  </w:r>
                </w:p>
              </w:tc>
              <w:tc>
                <w:tcPr>
                  <w:tcW w:w="1074" w:type="dxa"/>
                  <w:vAlign w:val="center"/>
                </w:tcPr>
                <w:p w14:paraId="7CC9EB0F">
                  <w:pPr>
                    <w:jc w:val="center"/>
                    <w:rPr>
                      <w:rFonts w:hint="eastAsia" w:ascii="宋体" w:hAnsi="宋体"/>
                      <w:szCs w:val="21"/>
                    </w:rPr>
                  </w:pPr>
                  <w:r>
                    <w:rPr>
                      <w:rFonts w:hint="eastAsia" w:ascii="宋体" w:hAnsi="宋体"/>
                      <w:szCs w:val="21"/>
                    </w:rPr>
                    <w:t>1套</w:t>
                  </w:r>
                </w:p>
              </w:tc>
            </w:tr>
            <w:tr w14:paraId="0225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12C2190F">
                  <w:pPr>
                    <w:rPr>
                      <w:rFonts w:hint="eastAsia" w:ascii="宋体" w:hAnsi="宋体"/>
                      <w:szCs w:val="21"/>
                    </w:rPr>
                  </w:pPr>
                  <w:r>
                    <w:rPr>
                      <w:rFonts w:hint="eastAsia" w:ascii="宋体" w:hAnsi="宋体"/>
                      <w:szCs w:val="21"/>
                    </w:rPr>
                    <w:t>2</w:t>
                  </w:r>
                </w:p>
              </w:tc>
              <w:tc>
                <w:tcPr>
                  <w:tcW w:w="6202" w:type="dxa"/>
                  <w:vAlign w:val="center"/>
                </w:tcPr>
                <w:p w14:paraId="3B481364">
                  <w:pPr>
                    <w:rPr>
                      <w:rFonts w:hint="eastAsia" w:ascii="宋体" w:hAnsi="宋体"/>
                      <w:szCs w:val="21"/>
                    </w:rPr>
                  </w:pPr>
                  <w:r>
                    <w:t>舱室照度计算与光照分布仿真模块</w:t>
                  </w:r>
                </w:p>
              </w:tc>
              <w:tc>
                <w:tcPr>
                  <w:tcW w:w="1074" w:type="dxa"/>
                  <w:vAlign w:val="center"/>
                </w:tcPr>
                <w:p w14:paraId="571CACFB">
                  <w:pPr>
                    <w:jc w:val="center"/>
                    <w:rPr>
                      <w:rFonts w:hint="eastAsia" w:ascii="宋体" w:hAnsi="宋体"/>
                      <w:szCs w:val="21"/>
                    </w:rPr>
                  </w:pPr>
                  <w:r>
                    <w:rPr>
                      <w:rFonts w:hint="eastAsia" w:ascii="宋体" w:hAnsi="宋体"/>
                      <w:szCs w:val="21"/>
                    </w:rPr>
                    <w:t>1个</w:t>
                  </w:r>
                </w:p>
              </w:tc>
            </w:tr>
            <w:tr w14:paraId="0946A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61B97A40">
                  <w:pPr>
                    <w:rPr>
                      <w:rFonts w:hint="eastAsia" w:ascii="宋体" w:hAnsi="宋体"/>
                      <w:szCs w:val="21"/>
                    </w:rPr>
                  </w:pPr>
                  <w:r>
                    <w:rPr>
                      <w:rFonts w:hint="eastAsia" w:ascii="宋体" w:hAnsi="宋体"/>
                      <w:szCs w:val="21"/>
                    </w:rPr>
                    <w:t>3</w:t>
                  </w:r>
                </w:p>
              </w:tc>
              <w:tc>
                <w:tcPr>
                  <w:tcW w:w="6202" w:type="dxa"/>
                  <w:vAlign w:val="center"/>
                </w:tcPr>
                <w:p w14:paraId="2393D9A6">
                  <w:pPr>
                    <w:rPr>
                      <w:rFonts w:hint="eastAsia" w:ascii="宋体" w:hAnsi="宋体"/>
                      <w:szCs w:val="21"/>
                    </w:rPr>
                  </w:pPr>
                  <w:r>
                    <w:rPr>
                      <w:rFonts w:ascii="宋体" w:hAnsi="宋体"/>
                      <w:szCs w:val="21"/>
                    </w:rPr>
                    <w:t>灯具智能选型与配置模块</w:t>
                  </w:r>
                </w:p>
              </w:tc>
              <w:tc>
                <w:tcPr>
                  <w:tcW w:w="1074" w:type="dxa"/>
                  <w:vAlign w:val="center"/>
                </w:tcPr>
                <w:p w14:paraId="7A116B1A">
                  <w:pPr>
                    <w:jc w:val="center"/>
                    <w:rPr>
                      <w:rFonts w:hint="eastAsia" w:ascii="宋体" w:hAnsi="宋体"/>
                      <w:szCs w:val="21"/>
                    </w:rPr>
                  </w:pPr>
                  <w:r>
                    <w:rPr>
                      <w:rFonts w:hint="eastAsia" w:ascii="宋体" w:hAnsi="宋体"/>
                      <w:szCs w:val="21"/>
                    </w:rPr>
                    <w:t>1个</w:t>
                  </w:r>
                </w:p>
              </w:tc>
            </w:tr>
          </w:tbl>
          <w:p w14:paraId="25A01BE9">
            <w:pPr>
              <w:pStyle w:val="4"/>
            </w:pPr>
            <w:r>
              <w:rPr>
                <w:rFonts w:hint="eastAsia"/>
              </w:rPr>
              <w:t>课题5</w:t>
            </w:r>
            <w:r>
              <w:t>舱室照明设备二维智能布局与优化技术研究</w:t>
            </w:r>
          </w:p>
          <w:p w14:paraId="0A5B79B6">
            <w:r>
              <w:rPr>
                <w:rFonts w:hint="eastAsia"/>
              </w:rPr>
              <w:t>根据以上研究专题，项目实施完毕后，可形成以下技术成果：</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6202"/>
              <w:gridCol w:w="1074"/>
            </w:tblGrid>
            <w:tr w14:paraId="52D01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7258FA34">
                  <w:pPr>
                    <w:jc w:val="center"/>
                    <w:rPr>
                      <w:rFonts w:hint="eastAsia" w:ascii="宋体" w:hAnsi="宋体"/>
                      <w:b/>
                      <w:szCs w:val="21"/>
                    </w:rPr>
                  </w:pPr>
                  <w:r>
                    <w:rPr>
                      <w:rFonts w:hint="eastAsia" w:ascii="宋体" w:hAnsi="宋体"/>
                      <w:b/>
                      <w:szCs w:val="21"/>
                    </w:rPr>
                    <w:t>序号</w:t>
                  </w:r>
                </w:p>
              </w:tc>
              <w:tc>
                <w:tcPr>
                  <w:tcW w:w="6202" w:type="dxa"/>
                  <w:vAlign w:val="center"/>
                </w:tcPr>
                <w:p w14:paraId="5A839AD8">
                  <w:pPr>
                    <w:jc w:val="center"/>
                    <w:rPr>
                      <w:rFonts w:hint="eastAsia" w:ascii="宋体" w:hAnsi="宋体"/>
                      <w:b/>
                      <w:szCs w:val="21"/>
                    </w:rPr>
                  </w:pPr>
                  <w:r>
                    <w:rPr>
                      <w:rFonts w:hint="eastAsia" w:ascii="宋体" w:hAnsi="宋体"/>
                      <w:b/>
                      <w:szCs w:val="21"/>
                    </w:rPr>
                    <w:t>技术成果</w:t>
                  </w:r>
                </w:p>
              </w:tc>
              <w:tc>
                <w:tcPr>
                  <w:tcW w:w="1074" w:type="dxa"/>
                  <w:vAlign w:val="center"/>
                </w:tcPr>
                <w:p w14:paraId="05D83759">
                  <w:pPr>
                    <w:jc w:val="center"/>
                    <w:rPr>
                      <w:rFonts w:hint="eastAsia" w:ascii="宋体" w:hAnsi="宋体"/>
                      <w:b/>
                      <w:szCs w:val="21"/>
                    </w:rPr>
                  </w:pPr>
                  <w:r>
                    <w:rPr>
                      <w:rFonts w:hint="eastAsia" w:ascii="宋体" w:hAnsi="宋体"/>
                      <w:b/>
                      <w:szCs w:val="21"/>
                    </w:rPr>
                    <w:t>数量</w:t>
                  </w:r>
                </w:p>
              </w:tc>
            </w:tr>
            <w:tr w14:paraId="0BC09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139710E1">
                  <w:pPr>
                    <w:rPr>
                      <w:rFonts w:hint="eastAsia" w:ascii="宋体" w:hAnsi="宋体"/>
                      <w:szCs w:val="21"/>
                    </w:rPr>
                  </w:pPr>
                  <w:r>
                    <w:rPr>
                      <w:rFonts w:hint="eastAsia" w:ascii="宋体" w:hAnsi="宋体"/>
                      <w:szCs w:val="21"/>
                    </w:rPr>
                    <w:t>1</w:t>
                  </w:r>
                </w:p>
              </w:tc>
              <w:tc>
                <w:tcPr>
                  <w:tcW w:w="6202" w:type="dxa"/>
                  <w:vAlign w:val="center"/>
                </w:tcPr>
                <w:p w14:paraId="256F4A6D">
                  <w:pPr>
                    <w:rPr>
                      <w:rFonts w:hint="eastAsia" w:ascii="宋体" w:hAnsi="宋体"/>
                      <w:szCs w:val="21"/>
                    </w:rPr>
                  </w:pPr>
                  <w:r>
                    <w:rPr>
                      <w:rFonts w:hint="eastAsia"/>
                    </w:rPr>
                    <w:t>舱室照明设备二维智能布局设计软件系统</w:t>
                  </w:r>
                </w:p>
              </w:tc>
              <w:tc>
                <w:tcPr>
                  <w:tcW w:w="1074" w:type="dxa"/>
                  <w:vAlign w:val="center"/>
                </w:tcPr>
                <w:p w14:paraId="39870466">
                  <w:pPr>
                    <w:jc w:val="center"/>
                    <w:rPr>
                      <w:rFonts w:hint="eastAsia" w:ascii="宋体" w:hAnsi="宋体"/>
                      <w:szCs w:val="21"/>
                    </w:rPr>
                  </w:pPr>
                  <w:r>
                    <w:rPr>
                      <w:rFonts w:hint="eastAsia" w:ascii="宋体" w:hAnsi="宋体"/>
                      <w:szCs w:val="21"/>
                    </w:rPr>
                    <w:t>1套</w:t>
                  </w:r>
                </w:p>
              </w:tc>
            </w:tr>
            <w:tr w14:paraId="64D99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7774F4D5">
                  <w:pPr>
                    <w:rPr>
                      <w:rFonts w:hint="eastAsia" w:ascii="宋体" w:hAnsi="宋体"/>
                      <w:szCs w:val="21"/>
                    </w:rPr>
                  </w:pPr>
                  <w:r>
                    <w:rPr>
                      <w:rFonts w:hint="eastAsia" w:ascii="宋体" w:hAnsi="宋体"/>
                      <w:szCs w:val="21"/>
                    </w:rPr>
                    <w:t>2</w:t>
                  </w:r>
                </w:p>
              </w:tc>
              <w:tc>
                <w:tcPr>
                  <w:tcW w:w="6202" w:type="dxa"/>
                  <w:vAlign w:val="center"/>
                </w:tcPr>
                <w:p w14:paraId="5CE18F81">
                  <w:pPr>
                    <w:rPr>
                      <w:rFonts w:hint="eastAsia" w:ascii="宋体" w:hAnsi="宋体"/>
                      <w:szCs w:val="21"/>
                    </w:rPr>
                  </w:pPr>
                  <w:r>
                    <w:rPr>
                      <w:rFonts w:hint="eastAsia"/>
                    </w:rPr>
                    <w:t>照明设备自动布局优化模块</w:t>
                  </w:r>
                </w:p>
              </w:tc>
              <w:tc>
                <w:tcPr>
                  <w:tcW w:w="1074" w:type="dxa"/>
                  <w:vAlign w:val="center"/>
                </w:tcPr>
                <w:p w14:paraId="544B3914">
                  <w:pPr>
                    <w:jc w:val="center"/>
                    <w:rPr>
                      <w:rFonts w:hint="eastAsia" w:ascii="宋体" w:hAnsi="宋体"/>
                      <w:szCs w:val="21"/>
                    </w:rPr>
                  </w:pPr>
                  <w:r>
                    <w:rPr>
                      <w:rFonts w:hint="eastAsia" w:ascii="宋体" w:hAnsi="宋体"/>
                      <w:szCs w:val="21"/>
                    </w:rPr>
                    <w:t>1个</w:t>
                  </w:r>
                </w:p>
              </w:tc>
            </w:tr>
          </w:tbl>
          <w:p w14:paraId="72B1DB1E">
            <w:pPr>
              <w:pStyle w:val="4"/>
              <w:ind w:firstLine="0"/>
            </w:pPr>
          </w:p>
          <w:p w14:paraId="694F98C3">
            <w:pPr>
              <w:pStyle w:val="8"/>
              <w:spacing w:line="390" w:lineRule="exact"/>
              <w:ind w:firstLine="0" w:firstLineChars="0"/>
              <w:rPr>
                <w:rFonts w:hint="eastAsia" w:ascii="宋体" w:hAnsi="宋体"/>
                <w:b/>
                <w:bCs/>
                <w:color w:val="0D0D0D"/>
              </w:rPr>
            </w:pPr>
            <w:r>
              <w:rPr>
                <w:rFonts w:hint="eastAsia" w:ascii="宋体" w:hAnsi="宋体"/>
                <w:b/>
                <w:bCs/>
                <w:color w:val="0D0D0D"/>
              </w:rPr>
              <w:t>（二）主要知识产权成果</w:t>
            </w:r>
          </w:p>
          <w:p w14:paraId="244FC927">
            <w:r>
              <w:rPr>
                <w:rFonts w:hint="eastAsia"/>
              </w:rPr>
              <w:t>根据以上研究专题，项目实施完毕后，可形成以下技术成果：</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16" w:author="WPS_1742898510" w:date="2026-03-10T13:57:26Z">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136"/>
              <w:gridCol w:w="6202"/>
              <w:gridCol w:w="1074"/>
              <w:tblGridChange w:id="17">
                <w:tblGrid>
                  <w:gridCol w:w="1136"/>
                  <w:gridCol w:w="6202"/>
                  <w:gridCol w:w="1074"/>
                </w:tblGrid>
              </w:tblGridChange>
            </w:tblGrid>
            <w:tr w14:paraId="6786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8" w:author="WPS_1742898510" w:date="2026-03-10T13:57:2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18" w:author="WPS_1742898510" w:date="2026-03-10T13:57:26Z">
                  <w:trPr>
                    <w:jc w:val="center"/>
                  </w:trPr>
                </w:trPrChange>
              </w:trPr>
              <w:tc>
                <w:tcPr>
                  <w:tcW w:w="1136" w:type="dxa"/>
                  <w:vAlign w:val="center"/>
                  <w:tcPrChange w:id="19" w:author="WPS_1742898510" w:date="2026-03-10T13:57:26Z">
                    <w:tcPr>
                      <w:tcW w:w="1136" w:type="dxa"/>
                      <w:vAlign w:val="center"/>
                    </w:tcPr>
                  </w:tcPrChange>
                </w:tcPr>
                <w:p w14:paraId="3C8DC421">
                  <w:pPr>
                    <w:jc w:val="center"/>
                    <w:rPr>
                      <w:rFonts w:hint="eastAsia" w:ascii="宋体" w:hAnsi="宋体"/>
                      <w:b/>
                      <w:szCs w:val="21"/>
                    </w:rPr>
                  </w:pPr>
                  <w:r>
                    <w:rPr>
                      <w:rFonts w:hint="eastAsia" w:ascii="宋体" w:hAnsi="宋体"/>
                      <w:b/>
                      <w:szCs w:val="21"/>
                    </w:rPr>
                    <w:t>序号</w:t>
                  </w:r>
                </w:p>
              </w:tc>
              <w:tc>
                <w:tcPr>
                  <w:tcW w:w="6202" w:type="dxa"/>
                  <w:vAlign w:val="center"/>
                  <w:tcPrChange w:id="20" w:author="WPS_1742898510" w:date="2026-03-10T13:57:26Z">
                    <w:tcPr>
                      <w:tcW w:w="6202" w:type="dxa"/>
                      <w:vAlign w:val="center"/>
                    </w:tcPr>
                  </w:tcPrChange>
                </w:tcPr>
                <w:p w14:paraId="25A9FC9B">
                  <w:pPr>
                    <w:jc w:val="center"/>
                    <w:rPr>
                      <w:rFonts w:hint="eastAsia" w:ascii="宋体" w:hAnsi="宋体"/>
                      <w:b/>
                      <w:szCs w:val="21"/>
                    </w:rPr>
                  </w:pPr>
                  <w:r>
                    <w:rPr>
                      <w:rFonts w:hint="eastAsia" w:ascii="宋体" w:hAnsi="宋体"/>
                      <w:b/>
                      <w:szCs w:val="21"/>
                    </w:rPr>
                    <w:t>技术成果</w:t>
                  </w:r>
                </w:p>
              </w:tc>
              <w:tc>
                <w:tcPr>
                  <w:tcW w:w="1074" w:type="dxa"/>
                  <w:shd w:val="clear" w:color="auto" w:fill="FFFF00"/>
                  <w:vAlign w:val="center"/>
                  <w:tcPrChange w:id="21" w:author="WPS_1742898510" w:date="2026-03-10T13:57:26Z">
                    <w:tcPr>
                      <w:tcW w:w="1074" w:type="dxa"/>
                      <w:vAlign w:val="center"/>
                    </w:tcPr>
                  </w:tcPrChange>
                </w:tcPr>
                <w:p w14:paraId="054C9F41">
                  <w:pPr>
                    <w:jc w:val="center"/>
                    <w:rPr>
                      <w:rFonts w:hint="eastAsia" w:ascii="宋体" w:hAnsi="宋体"/>
                      <w:b/>
                      <w:szCs w:val="21"/>
                    </w:rPr>
                  </w:pPr>
                  <w:r>
                    <w:rPr>
                      <w:rFonts w:hint="eastAsia" w:ascii="宋体" w:hAnsi="宋体"/>
                      <w:b/>
                      <w:szCs w:val="21"/>
                    </w:rPr>
                    <w:t>数量</w:t>
                  </w:r>
                </w:p>
              </w:tc>
            </w:tr>
            <w:tr w14:paraId="25F0F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2" w:author="WPS_1742898510" w:date="2026-03-10T13:57:2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22" w:author="WPS_1742898510" w:date="2026-03-10T13:57:26Z">
                  <w:trPr>
                    <w:jc w:val="center"/>
                  </w:trPr>
                </w:trPrChange>
              </w:trPr>
              <w:tc>
                <w:tcPr>
                  <w:tcW w:w="1136" w:type="dxa"/>
                  <w:vAlign w:val="center"/>
                  <w:tcPrChange w:id="23" w:author="WPS_1742898510" w:date="2026-03-10T13:57:26Z">
                    <w:tcPr>
                      <w:tcW w:w="1136" w:type="dxa"/>
                      <w:vAlign w:val="center"/>
                    </w:tcPr>
                  </w:tcPrChange>
                </w:tcPr>
                <w:p w14:paraId="20476206">
                  <w:pPr>
                    <w:rPr>
                      <w:rFonts w:hint="eastAsia" w:ascii="宋体" w:hAnsi="宋体"/>
                      <w:szCs w:val="21"/>
                    </w:rPr>
                  </w:pPr>
                  <w:r>
                    <w:rPr>
                      <w:rFonts w:hint="eastAsia" w:ascii="宋体" w:hAnsi="宋体"/>
                      <w:szCs w:val="21"/>
                    </w:rPr>
                    <w:t>1</w:t>
                  </w:r>
                </w:p>
              </w:tc>
              <w:tc>
                <w:tcPr>
                  <w:tcW w:w="6202" w:type="dxa"/>
                  <w:vAlign w:val="center"/>
                  <w:tcPrChange w:id="24" w:author="WPS_1742898510" w:date="2026-03-10T13:57:26Z">
                    <w:tcPr>
                      <w:tcW w:w="6202" w:type="dxa"/>
                      <w:vAlign w:val="center"/>
                    </w:tcPr>
                  </w:tcPrChange>
                </w:tcPr>
                <w:p w14:paraId="6D8849E8">
                  <w:pPr>
                    <w:rPr>
                      <w:rFonts w:hint="eastAsia" w:ascii="宋体" w:hAnsi="宋体"/>
                      <w:szCs w:val="21"/>
                    </w:rPr>
                  </w:pPr>
                  <w:r>
                    <w:rPr>
                      <w:rFonts w:hint="eastAsia"/>
                    </w:rPr>
                    <w:t>发表论文</w:t>
                  </w:r>
                </w:p>
              </w:tc>
              <w:tc>
                <w:tcPr>
                  <w:tcW w:w="1074" w:type="dxa"/>
                  <w:shd w:val="clear" w:color="auto" w:fill="FFFF00"/>
                  <w:vAlign w:val="center"/>
                  <w:tcPrChange w:id="25" w:author="WPS_1742898510" w:date="2026-03-10T13:57:26Z">
                    <w:tcPr>
                      <w:tcW w:w="1074" w:type="dxa"/>
                      <w:vAlign w:val="center"/>
                    </w:tcPr>
                  </w:tcPrChange>
                </w:tcPr>
                <w:p w14:paraId="20883F4C">
                  <w:pPr>
                    <w:jc w:val="center"/>
                    <w:rPr>
                      <w:rFonts w:hint="eastAsia" w:ascii="宋体" w:hAnsi="宋体"/>
                      <w:szCs w:val="21"/>
                    </w:rPr>
                  </w:pPr>
                  <w:r>
                    <w:rPr>
                      <w:rFonts w:hint="eastAsia" w:ascii="宋体" w:hAnsi="宋体"/>
                      <w:szCs w:val="21"/>
                    </w:rPr>
                    <w:t>≥</w:t>
                  </w:r>
                </w:p>
              </w:tc>
            </w:tr>
            <w:tr w14:paraId="1014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6" w:author="WPS_1742898510" w:date="2026-03-10T13:57:2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26" w:author="WPS_1742898510" w:date="2026-03-10T13:57:26Z">
                  <w:trPr>
                    <w:jc w:val="center"/>
                  </w:trPr>
                </w:trPrChange>
              </w:trPr>
              <w:tc>
                <w:tcPr>
                  <w:tcW w:w="1136" w:type="dxa"/>
                  <w:vAlign w:val="center"/>
                  <w:tcPrChange w:id="27" w:author="WPS_1742898510" w:date="2026-03-10T13:57:26Z">
                    <w:tcPr>
                      <w:tcW w:w="1136" w:type="dxa"/>
                      <w:vAlign w:val="center"/>
                    </w:tcPr>
                  </w:tcPrChange>
                </w:tcPr>
                <w:p w14:paraId="293569FA">
                  <w:pPr>
                    <w:rPr>
                      <w:rFonts w:hint="eastAsia" w:ascii="宋体" w:hAnsi="宋体"/>
                      <w:szCs w:val="21"/>
                    </w:rPr>
                  </w:pPr>
                  <w:r>
                    <w:rPr>
                      <w:rFonts w:hint="eastAsia" w:ascii="宋体" w:hAnsi="宋体"/>
                      <w:szCs w:val="21"/>
                    </w:rPr>
                    <w:t>2</w:t>
                  </w:r>
                </w:p>
              </w:tc>
              <w:tc>
                <w:tcPr>
                  <w:tcW w:w="6202" w:type="dxa"/>
                  <w:vAlign w:val="center"/>
                  <w:tcPrChange w:id="28" w:author="WPS_1742898510" w:date="2026-03-10T13:57:26Z">
                    <w:tcPr>
                      <w:tcW w:w="6202" w:type="dxa"/>
                      <w:vAlign w:val="center"/>
                    </w:tcPr>
                  </w:tcPrChange>
                </w:tcPr>
                <w:p w14:paraId="012F5957">
                  <w:pPr>
                    <w:rPr>
                      <w:rFonts w:hint="eastAsia" w:ascii="宋体" w:hAnsi="宋体"/>
                      <w:szCs w:val="21"/>
                    </w:rPr>
                  </w:pPr>
                  <w:r>
                    <w:rPr>
                      <w:rFonts w:hint="eastAsia" w:ascii="宋体" w:hAnsi="宋体"/>
                      <w:szCs w:val="21"/>
                    </w:rPr>
                    <w:t>申报软件著作权</w:t>
                  </w:r>
                </w:p>
              </w:tc>
              <w:tc>
                <w:tcPr>
                  <w:tcW w:w="1074" w:type="dxa"/>
                  <w:shd w:val="clear" w:color="auto" w:fill="FFFF00"/>
                  <w:vAlign w:val="center"/>
                  <w:tcPrChange w:id="29" w:author="WPS_1742898510" w:date="2026-03-10T13:57:26Z">
                    <w:tcPr>
                      <w:tcW w:w="1074" w:type="dxa"/>
                      <w:vAlign w:val="center"/>
                    </w:tcPr>
                  </w:tcPrChange>
                </w:tcPr>
                <w:p w14:paraId="108316F4">
                  <w:pPr>
                    <w:jc w:val="center"/>
                    <w:rPr>
                      <w:rFonts w:hint="eastAsia" w:ascii="宋体" w:hAnsi="宋体"/>
                      <w:szCs w:val="21"/>
                    </w:rPr>
                  </w:pPr>
                  <w:r>
                    <w:rPr>
                      <w:rFonts w:hint="eastAsia" w:ascii="宋体" w:hAnsi="宋体"/>
                      <w:szCs w:val="21"/>
                    </w:rPr>
                    <w:t>≥</w:t>
                  </w:r>
                </w:p>
              </w:tc>
            </w:tr>
            <w:tr w14:paraId="237E8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 w:author="WPS_1742898510" w:date="2026-03-10T13:57:2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0" w:author="WPS_1742898510" w:date="2026-03-10T13:57:26Z">
                  <w:trPr>
                    <w:jc w:val="center"/>
                  </w:trPr>
                </w:trPrChange>
              </w:trPr>
              <w:tc>
                <w:tcPr>
                  <w:tcW w:w="1136" w:type="dxa"/>
                  <w:vAlign w:val="center"/>
                  <w:tcPrChange w:id="31" w:author="WPS_1742898510" w:date="2026-03-10T13:57:26Z">
                    <w:tcPr>
                      <w:tcW w:w="1136" w:type="dxa"/>
                      <w:vAlign w:val="center"/>
                    </w:tcPr>
                  </w:tcPrChange>
                </w:tcPr>
                <w:p w14:paraId="77A32EC1">
                  <w:pPr>
                    <w:rPr>
                      <w:rFonts w:hint="eastAsia" w:ascii="宋体" w:hAnsi="宋体"/>
                      <w:szCs w:val="21"/>
                    </w:rPr>
                  </w:pPr>
                  <w:r>
                    <w:rPr>
                      <w:rFonts w:hint="eastAsia" w:ascii="宋体" w:hAnsi="宋体"/>
                      <w:szCs w:val="21"/>
                    </w:rPr>
                    <w:t>3</w:t>
                  </w:r>
                </w:p>
              </w:tc>
              <w:tc>
                <w:tcPr>
                  <w:tcW w:w="6202" w:type="dxa"/>
                  <w:vAlign w:val="center"/>
                  <w:tcPrChange w:id="32" w:author="WPS_1742898510" w:date="2026-03-10T13:57:26Z">
                    <w:tcPr>
                      <w:tcW w:w="6202" w:type="dxa"/>
                      <w:vAlign w:val="center"/>
                    </w:tcPr>
                  </w:tcPrChange>
                </w:tcPr>
                <w:p w14:paraId="4A459757">
                  <w:pPr>
                    <w:rPr>
                      <w:rFonts w:hint="eastAsia" w:ascii="宋体" w:hAnsi="宋体"/>
                      <w:szCs w:val="21"/>
                    </w:rPr>
                  </w:pPr>
                  <w:r>
                    <w:rPr>
                      <w:rFonts w:hint="eastAsia" w:ascii="宋体" w:hAnsi="宋体"/>
                      <w:szCs w:val="21"/>
                    </w:rPr>
                    <w:t>申报国家发明专利</w:t>
                  </w:r>
                </w:p>
              </w:tc>
              <w:tc>
                <w:tcPr>
                  <w:tcW w:w="1074" w:type="dxa"/>
                  <w:shd w:val="clear" w:color="auto" w:fill="FFFF00"/>
                  <w:vAlign w:val="center"/>
                  <w:tcPrChange w:id="33" w:author="WPS_1742898510" w:date="2026-03-10T13:57:26Z">
                    <w:tcPr>
                      <w:tcW w:w="1074" w:type="dxa"/>
                      <w:vAlign w:val="center"/>
                    </w:tcPr>
                  </w:tcPrChange>
                </w:tcPr>
                <w:p w14:paraId="6ACBB227">
                  <w:pPr>
                    <w:jc w:val="center"/>
                    <w:rPr>
                      <w:rFonts w:hint="eastAsia" w:ascii="宋体" w:hAnsi="宋体"/>
                      <w:szCs w:val="21"/>
                    </w:rPr>
                  </w:pPr>
                  <w:r>
                    <w:rPr>
                      <w:rFonts w:hint="eastAsia" w:ascii="宋体" w:hAnsi="宋体"/>
                      <w:szCs w:val="21"/>
                    </w:rPr>
                    <w:t>≥</w:t>
                  </w:r>
                </w:p>
              </w:tc>
            </w:tr>
            <w:bookmarkEnd w:id="13"/>
            <w:bookmarkEnd w:id="14"/>
            <w:bookmarkEnd w:id="15"/>
            <w:bookmarkEnd w:id="16"/>
            <w:bookmarkEnd w:id="17"/>
            <w:bookmarkEnd w:id="18"/>
          </w:tbl>
          <w:p w14:paraId="30C3DA25">
            <w:pPr>
              <w:pStyle w:val="8"/>
              <w:spacing w:line="390" w:lineRule="exact"/>
              <w:ind w:firstLine="0" w:firstLineChars="0"/>
              <w:rPr>
                <w:color w:val="0D0D0D"/>
              </w:rPr>
            </w:pPr>
          </w:p>
        </w:tc>
      </w:tr>
      <w:tr w14:paraId="30C3DA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638" w:hRule="atLeast"/>
          <w:jc w:val="center"/>
        </w:trPr>
        <w:tc>
          <w:tcPr>
            <w:tcW w:w="9398" w:type="dxa"/>
            <w:gridSpan w:val="2"/>
          </w:tcPr>
          <w:p w14:paraId="30C3DA27">
            <w:pPr>
              <w:pStyle w:val="8"/>
              <w:numPr>
                <w:ilvl w:val="0"/>
                <w:numId w:val="1"/>
              </w:numPr>
              <w:spacing w:line="390" w:lineRule="exact"/>
              <w:ind w:firstLineChars="0"/>
              <w:rPr>
                <w:rFonts w:hint="eastAsia" w:ascii="宋体" w:hAnsi="宋体"/>
                <w:b/>
                <w:bCs/>
                <w:color w:val="0D0D0D"/>
              </w:rPr>
            </w:pPr>
            <w:r>
              <w:rPr>
                <w:rFonts w:hint="eastAsia" w:ascii="宋体" w:hAnsi="宋体"/>
                <w:b/>
                <w:bCs/>
                <w:color w:val="0D0D0D"/>
              </w:rPr>
              <w:t>主要经济指标</w:t>
            </w:r>
          </w:p>
          <w:p w14:paraId="4935636D">
            <w:pPr>
              <w:ind w:firstLine="420" w:firstLineChars="200"/>
            </w:pPr>
            <w:r>
              <w:t>1、在输入信息准确、完整的前提下，实现AI辅助</w:t>
            </w:r>
            <w:r>
              <w:rPr>
                <w:rFonts w:hint="eastAsia"/>
              </w:rPr>
              <w:t>电气</w:t>
            </w:r>
            <w:r>
              <w:t>系统图生成式设计能力，完成从负载信息到配电系统图的自动生成与出图流程，整体设计效率提升20%以上。</w:t>
            </w:r>
          </w:p>
          <w:p w14:paraId="20342251">
            <w:pPr>
              <w:ind w:firstLine="420" w:firstLineChars="200"/>
            </w:pPr>
            <w:r>
              <w:t>2、在输入信息准确的情况下，自动生成的配电系统连接关系应满足供电层级与回路分配逻辑要求，连接逻辑正确性达到95%以上。</w:t>
            </w:r>
          </w:p>
          <w:p w14:paraId="0B154F7A">
            <w:pPr>
              <w:ind w:firstLine="420" w:firstLineChars="200"/>
            </w:pPr>
            <w:r>
              <w:t>3、在标准舱室布置图输入条件下，系统能够正确识别舱室区域及其关键信息，舱室识别准确率达到99%以上。</w:t>
            </w:r>
          </w:p>
          <w:p w14:paraId="4BDC2190">
            <w:pPr>
              <w:ind w:firstLine="420" w:firstLineChars="200"/>
            </w:pPr>
            <w:r>
              <w:t>4、在自动校验过程中，系统对配电设计问题的识别能力应满足校验召回率达到95%以上，同时校验准确率达到100%，确保校验结论可靠</w:t>
            </w:r>
            <w:r>
              <w:rPr>
                <w:rFonts w:hint="eastAsia"/>
              </w:rPr>
              <w:t>。</w:t>
            </w:r>
          </w:p>
          <w:p w14:paraId="30C3DA46"/>
        </w:tc>
      </w:tr>
      <w:tr w14:paraId="30C3DA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398" w:type="dxa"/>
            <w:gridSpan w:val="2"/>
          </w:tcPr>
          <w:p w14:paraId="30C3DA48">
            <w:pPr>
              <w:rPr>
                <w:rFonts w:hint="eastAsia" w:ascii="宋体" w:hAnsi="宋体"/>
                <w:sz w:val="24"/>
              </w:rPr>
            </w:pPr>
          </w:p>
        </w:tc>
      </w:tr>
      <w:tr w14:paraId="30C3DA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68" w:hRule="atLeast"/>
          <w:jc w:val="center"/>
        </w:trPr>
        <w:tc>
          <w:tcPr>
            <w:tcW w:w="9398" w:type="dxa"/>
            <w:gridSpan w:val="2"/>
          </w:tcPr>
          <w:p w14:paraId="30C3DA4A">
            <w:pPr>
              <w:pStyle w:val="8"/>
              <w:spacing w:line="390" w:lineRule="exact"/>
              <w:ind w:firstLine="0" w:firstLineChars="0"/>
              <w:rPr>
                <w:rFonts w:hint="eastAsia" w:ascii="宋体" w:hAnsi="宋体"/>
                <w:color w:val="0D0D0D"/>
              </w:rPr>
            </w:pPr>
          </w:p>
        </w:tc>
      </w:tr>
      <w:tr w14:paraId="30C3DA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09" w:hRule="atLeast"/>
          <w:jc w:val="center"/>
        </w:trPr>
        <w:tc>
          <w:tcPr>
            <w:tcW w:w="9398" w:type="dxa"/>
            <w:gridSpan w:val="2"/>
            <w:tcBorders>
              <w:top w:val="single" w:color="auto" w:sz="4" w:space="0"/>
              <w:left w:val="single" w:color="auto" w:sz="12" w:space="0"/>
              <w:bottom w:val="single" w:color="000000" w:sz="4" w:space="0"/>
              <w:right w:val="single" w:color="auto" w:sz="12" w:space="0"/>
            </w:tcBorders>
          </w:tcPr>
          <w:p w14:paraId="30C3DA4C">
            <w:pPr>
              <w:pStyle w:val="8"/>
              <w:numPr>
                <w:ilvl w:val="0"/>
                <w:numId w:val="1"/>
              </w:numPr>
              <w:spacing w:line="390" w:lineRule="exact"/>
              <w:ind w:firstLineChars="0"/>
              <w:jc w:val="left"/>
              <w:rPr>
                <w:rFonts w:hint="eastAsia" w:ascii="宋体" w:hAnsi="宋体"/>
                <w:b/>
                <w:bCs/>
                <w:color w:val="0D0D0D"/>
              </w:rPr>
            </w:pPr>
            <w:r>
              <w:rPr>
                <w:rFonts w:hint="eastAsia" w:ascii="宋体" w:hAnsi="宋体"/>
                <w:b/>
                <w:bCs/>
                <w:color w:val="0D0D0D"/>
              </w:rPr>
              <w:t>项目工作进度安排</w:t>
            </w:r>
          </w:p>
          <w:p w14:paraId="518D348B">
            <w:pPr>
              <w:pStyle w:val="12"/>
              <w:widowControl/>
              <w:jc w:val="left"/>
              <w:rPr>
                <w:rFonts w:hint="eastAsia" w:ascii="宋体" w:hAnsi="宋体" w:cs="等线"/>
                <w:color w:val="000000"/>
              </w:rPr>
            </w:pPr>
            <w:r>
              <w:rPr>
                <w:rFonts w:hint="eastAsia" w:ascii="宋体" w:hAnsi="宋体" w:cs="等线"/>
                <w:color w:val="000000"/>
              </w:rPr>
              <w:t>四个课题按照下图技术路线进行推进</w:t>
            </w:r>
          </w:p>
          <w:p w14:paraId="32C564A3">
            <w:pPr>
              <w:pStyle w:val="12"/>
              <w:widowControl/>
              <w:jc w:val="center"/>
              <w:rPr>
                <w:rFonts w:hint="eastAsia" w:ascii="等线" w:hAnsi="等线" w:eastAsia="等线" w:cs="等线"/>
                <w:color w:val="000000"/>
              </w:rPr>
            </w:pPr>
            <w:r>
              <w:rPr>
                <w:rFonts w:hint="eastAsia" w:ascii="等线" w:hAnsi="等线" w:eastAsia="等线" w:cs="等线"/>
                <w:color w:val="000000"/>
              </w:rPr>
              <w:drawing>
                <wp:inline distT="0" distB="0" distL="0" distR="0">
                  <wp:extent cx="5485765" cy="4832350"/>
                  <wp:effectExtent l="0" t="0" r="635" b="6350"/>
                  <wp:docPr id="1189061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61944"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486268" cy="4832658"/>
                          </a:xfrm>
                          <a:prstGeom prst="rect">
                            <a:avLst/>
                          </a:prstGeom>
                          <a:noFill/>
                        </pic:spPr>
                      </pic:pic>
                    </a:graphicData>
                  </a:graphic>
                </wp:inline>
              </w:drawing>
            </w:r>
          </w:p>
          <w:p w14:paraId="3A5D4B22">
            <w:pPr>
              <w:jc w:val="center"/>
              <w:rPr>
                <w:rFonts w:hint="eastAsia" w:ascii="黑体" w:hAnsi="黑体" w:eastAsia="黑体"/>
                <w:szCs w:val="21"/>
              </w:rPr>
            </w:pPr>
            <w:r>
              <w:rPr>
                <w:rFonts w:hint="eastAsia" w:ascii="黑体" w:hAnsi="黑体" w:eastAsia="黑体"/>
                <w:szCs w:val="21"/>
              </w:rPr>
              <w:t>课题1基于负载清单的配电原理自动生成实施技术路线</w:t>
            </w:r>
          </w:p>
          <w:p w14:paraId="281833AA">
            <w:pPr>
              <w:jc w:val="center"/>
              <w:rPr>
                <w:rFonts w:hint="eastAsia" w:ascii="黑体" w:hAnsi="黑体" w:eastAsia="黑体"/>
                <w:szCs w:val="21"/>
              </w:rPr>
            </w:pPr>
            <w:r>
              <w:rPr>
                <w:rFonts w:hint="eastAsia" w:ascii="黑体" w:hAnsi="黑体" w:eastAsia="黑体"/>
                <w:szCs w:val="21"/>
              </w:rPr>
              <w:drawing>
                <wp:inline distT="0" distB="0" distL="0" distR="0">
                  <wp:extent cx="4961255" cy="4178300"/>
                  <wp:effectExtent l="0" t="0" r="0" b="0"/>
                  <wp:docPr id="4173120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12053"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964648" cy="4180948"/>
                          </a:xfrm>
                          <a:prstGeom prst="rect">
                            <a:avLst/>
                          </a:prstGeom>
                          <a:noFill/>
                        </pic:spPr>
                      </pic:pic>
                    </a:graphicData>
                  </a:graphic>
                </wp:inline>
              </w:drawing>
            </w:r>
          </w:p>
          <w:p w14:paraId="625E8CAD">
            <w:pPr>
              <w:jc w:val="center"/>
              <w:rPr>
                <w:rFonts w:hint="eastAsia" w:ascii="黑体" w:hAnsi="黑体" w:eastAsia="黑体"/>
                <w:szCs w:val="21"/>
              </w:rPr>
            </w:pPr>
          </w:p>
          <w:p w14:paraId="37F9A2F2">
            <w:pPr>
              <w:jc w:val="center"/>
              <w:rPr>
                <w:rFonts w:hint="eastAsia" w:ascii="黑体" w:hAnsi="黑体" w:eastAsia="黑体"/>
                <w:szCs w:val="21"/>
              </w:rPr>
            </w:pPr>
          </w:p>
          <w:p w14:paraId="4382D234">
            <w:pPr>
              <w:jc w:val="center"/>
              <w:rPr>
                <w:rFonts w:hint="eastAsia" w:ascii="黑体" w:hAnsi="黑体" w:eastAsia="黑体"/>
                <w:szCs w:val="21"/>
              </w:rPr>
            </w:pPr>
            <w:r>
              <w:rPr>
                <w:rFonts w:hint="eastAsia" w:ascii="黑体" w:hAnsi="黑体" w:eastAsia="黑体"/>
                <w:szCs w:val="21"/>
              </w:rPr>
              <w:t>课题2配电系统原理图智能绘制与布局实施技术路线</w:t>
            </w:r>
          </w:p>
          <w:p w14:paraId="0CC6FFBE">
            <w:pPr>
              <w:jc w:val="center"/>
              <w:rPr>
                <w:rFonts w:hint="eastAsia" w:ascii="黑体" w:hAnsi="黑体" w:eastAsia="黑体"/>
                <w:szCs w:val="21"/>
              </w:rPr>
            </w:pPr>
          </w:p>
          <w:p w14:paraId="63FF98CF">
            <w:pPr>
              <w:jc w:val="center"/>
              <w:rPr>
                <w:rFonts w:hint="eastAsia" w:ascii="黑体" w:hAnsi="黑体" w:eastAsia="黑体"/>
                <w:szCs w:val="21"/>
              </w:rPr>
            </w:pPr>
            <w:r>
              <w:rPr>
                <w:rFonts w:hint="eastAsia" w:ascii="黑体" w:hAnsi="黑体" w:eastAsia="黑体"/>
                <w:szCs w:val="21"/>
              </w:rPr>
              <w:drawing>
                <wp:inline distT="0" distB="0" distL="0" distR="0">
                  <wp:extent cx="4572635" cy="5541645"/>
                  <wp:effectExtent l="0" t="0" r="0" b="1905"/>
                  <wp:docPr id="21365321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32181"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572635" cy="5541645"/>
                          </a:xfrm>
                          <a:prstGeom prst="rect">
                            <a:avLst/>
                          </a:prstGeom>
                          <a:noFill/>
                        </pic:spPr>
                      </pic:pic>
                    </a:graphicData>
                  </a:graphic>
                </wp:inline>
              </w:drawing>
            </w:r>
          </w:p>
          <w:p w14:paraId="2131906E">
            <w:pPr>
              <w:jc w:val="center"/>
              <w:rPr>
                <w:rFonts w:hint="eastAsia" w:ascii="黑体" w:hAnsi="黑体" w:eastAsia="黑体"/>
                <w:szCs w:val="21"/>
              </w:rPr>
            </w:pPr>
          </w:p>
          <w:p w14:paraId="494DD040">
            <w:pPr>
              <w:jc w:val="center"/>
              <w:rPr>
                <w:rFonts w:hint="eastAsia" w:ascii="黑体" w:hAnsi="黑体" w:eastAsia="黑体"/>
                <w:szCs w:val="21"/>
              </w:rPr>
            </w:pPr>
            <w:r>
              <w:rPr>
                <w:rFonts w:hint="eastAsia" w:ascii="黑体" w:hAnsi="黑体" w:eastAsia="黑体"/>
                <w:szCs w:val="21"/>
              </w:rPr>
              <w:t>课题3基于配电拓扑的一致性智能校验与参数核算实施技术路线</w:t>
            </w:r>
          </w:p>
          <w:p w14:paraId="493AF1E1">
            <w:pPr>
              <w:jc w:val="center"/>
              <w:rPr>
                <w:rFonts w:hint="eastAsia" w:ascii="黑体" w:hAnsi="黑体" w:eastAsia="黑体"/>
                <w:szCs w:val="21"/>
              </w:rPr>
            </w:pPr>
          </w:p>
          <w:p w14:paraId="66638AE1">
            <w:pPr>
              <w:jc w:val="center"/>
              <w:rPr>
                <w:rFonts w:hint="eastAsia" w:ascii="黑体" w:hAnsi="黑体" w:eastAsia="黑体"/>
                <w:szCs w:val="21"/>
              </w:rPr>
            </w:pPr>
            <w:r>
              <w:rPr>
                <w:rFonts w:hint="eastAsia" w:ascii="黑体" w:hAnsi="黑体" w:eastAsia="黑体"/>
                <w:szCs w:val="21"/>
              </w:rPr>
              <w:drawing>
                <wp:inline distT="0" distB="0" distL="0" distR="0">
                  <wp:extent cx="3164205" cy="4139565"/>
                  <wp:effectExtent l="0" t="0" r="0" b="0"/>
                  <wp:docPr id="3835026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02631" name="图片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164205" cy="4139565"/>
                          </a:xfrm>
                          <a:prstGeom prst="rect">
                            <a:avLst/>
                          </a:prstGeom>
                          <a:noFill/>
                        </pic:spPr>
                      </pic:pic>
                    </a:graphicData>
                  </a:graphic>
                </wp:inline>
              </w:drawing>
            </w:r>
          </w:p>
          <w:p w14:paraId="755E1B47">
            <w:pPr>
              <w:jc w:val="center"/>
              <w:rPr>
                <w:rFonts w:hint="eastAsia" w:ascii="黑体" w:hAnsi="黑体" w:eastAsia="黑体"/>
                <w:szCs w:val="21"/>
              </w:rPr>
            </w:pPr>
            <w:r>
              <w:rPr>
                <w:rFonts w:hint="eastAsia" w:ascii="黑体" w:hAnsi="黑体" w:eastAsia="黑体"/>
                <w:szCs w:val="21"/>
              </w:rPr>
              <w:t>课题4舱室照明照度计算与灯具智能选型实施技术路线</w:t>
            </w:r>
          </w:p>
          <w:p w14:paraId="36496B21">
            <w:pPr>
              <w:jc w:val="center"/>
              <w:rPr>
                <w:rFonts w:hint="eastAsia" w:ascii="黑体" w:hAnsi="黑体" w:eastAsia="黑体"/>
                <w:szCs w:val="21"/>
              </w:rPr>
            </w:pPr>
          </w:p>
          <w:p w14:paraId="62C26DEE">
            <w:pPr>
              <w:jc w:val="center"/>
              <w:rPr>
                <w:rFonts w:hint="eastAsia" w:ascii="黑体" w:hAnsi="黑体" w:eastAsia="黑体"/>
                <w:szCs w:val="21"/>
              </w:rPr>
            </w:pPr>
          </w:p>
          <w:p w14:paraId="2224AAA2">
            <w:pPr>
              <w:jc w:val="center"/>
              <w:rPr>
                <w:rFonts w:hint="eastAsia" w:ascii="黑体" w:hAnsi="黑体" w:eastAsia="黑体"/>
                <w:szCs w:val="21"/>
              </w:rPr>
            </w:pPr>
            <w:r>
              <w:rPr>
                <w:rFonts w:hint="eastAsia" w:ascii="黑体" w:hAnsi="黑体" w:eastAsia="黑体"/>
                <w:szCs w:val="21"/>
              </w:rPr>
              <w:drawing>
                <wp:inline distT="0" distB="0" distL="0" distR="0">
                  <wp:extent cx="4605020" cy="4114800"/>
                  <wp:effectExtent l="0" t="0" r="5080" b="0"/>
                  <wp:docPr id="10781579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57960" name="图片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607299" cy="4116299"/>
                          </a:xfrm>
                          <a:prstGeom prst="rect">
                            <a:avLst/>
                          </a:prstGeom>
                          <a:noFill/>
                        </pic:spPr>
                      </pic:pic>
                    </a:graphicData>
                  </a:graphic>
                </wp:inline>
              </w:drawing>
            </w:r>
          </w:p>
          <w:p w14:paraId="1E036869">
            <w:pPr>
              <w:rPr>
                <w:rFonts w:hint="eastAsia" w:ascii="黑体" w:hAnsi="黑体" w:eastAsia="黑体"/>
                <w:szCs w:val="21"/>
              </w:rPr>
            </w:pPr>
          </w:p>
          <w:p w14:paraId="30C3DA57">
            <w:pPr>
              <w:pStyle w:val="8"/>
              <w:spacing w:line="240" w:lineRule="auto"/>
              <w:ind w:firstLine="0" w:firstLineChars="0"/>
              <w:jc w:val="center"/>
              <w:rPr>
                <w:sz w:val="21"/>
                <w:szCs w:val="21"/>
              </w:rPr>
            </w:pPr>
            <w:r>
              <w:rPr>
                <w:rFonts w:hint="eastAsia" w:ascii="黑体" w:hAnsi="黑体" w:eastAsia="黑体"/>
                <w:sz w:val="21"/>
                <w:szCs w:val="21"/>
              </w:rPr>
              <w:t>课题5舱室照明设备二维智能布局与优化技术实施技术路线</w:t>
            </w:r>
          </w:p>
        </w:tc>
      </w:tr>
      <w:tr w14:paraId="30C3DA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398" w:type="dxa"/>
            <w:gridSpan w:val="2"/>
            <w:tcBorders>
              <w:top w:val="single" w:color="auto" w:sz="4" w:space="0"/>
              <w:left w:val="single" w:color="auto" w:sz="12" w:space="0"/>
              <w:bottom w:val="single" w:color="000000" w:sz="4" w:space="0"/>
              <w:right w:val="single" w:color="auto" w:sz="12" w:space="0"/>
            </w:tcBorders>
          </w:tcPr>
          <w:p w14:paraId="30C3DA59">
            <w:pPr>
              <w:pStyle w:val="8"/>
              <w:numPr>
                <w:ilvl w:val="0"/>
                <w:numId w:val="1"/>
              </w:numPr>
              <w:spacing w:line="390" w:lineRule="exact"/>
              <w:ind w:firstLineChars="0"/>
              <w:jc w:val="left"/>
              <w:rPr>
                <w:rFonts w:hint="eastAsia" w:ascii="宋体" w:hAnsi="宋体"/>
                <w:b/>
                <w:bCs/>
                <w:color w:val="0D0D0D"/>
              </w:rPr>
            </w:pPr>
            <w:r>
              <w:rPr>
                <w:rFonts w:hint="eastAsia" w:ascii="宋体" w:hAnsi="宋体"/>
                <w:b/>
                <w:bCs/>
                <w:color w:val="0D0D0D"/>
              </w:rPr>
              <w:t>推进日程：</w:t>
            </w:r>
          </w:p>
          <w:p w14:paraId="18BE7F57">
            <w:pPr>
              <w:spacing w:line="560" w:lineRule="exact"/>
              <w:ind w:firstLine="480" w:firstLineChars="200"/>
              <w:rPr>
                <w:rFonts w:hint="eastAsia" w:ascii="宋体" w:hAnsi="宋体" w:cs="仿宋"/>
                <w:kern w:val="0"/>
                <w:sz w:val="24"/>
              </w:rPr>
            </w:pPr>
            <w:r>
              <w:rPr>
                <w:rFonts w:hint="eastAsia" w:ascii="宋体" w:hAnsi="宋体" w:cs="仿宋"/>
                <w:kern w:val="0"/>
                <w:sz w:val="24"/>
              </w:rPr>
              <w:t>项目按照五个课题分别推进，总体周期为2026.1-2027.6具体情况如下：</w:t>
            </w:r>
          </w:p>
          <w:p w14:paraId="1A811823">
            <w:pPr>
              <w:pStyle w:val="8"/>
              <w:spacing w:line="390" w:lineRule="exact"/>
              <w:ind w:firstLine="482"/>
              <w:rPr>
                <w:rFonts w:hint="eastAsia" w:ascii="宋体" w:hAnsi="宋体" w:cs="仿宋"/>
                <w:b/>
                <w:bCs/>
                <w:kern w:val="0"/>
              </w:rPr>
            </w:pPr>
            <w:r>
              <w:rPr>
                <w:rFonts w:ascii="宋体" w:hAnsi="宋体" w:cs="仿宋"/>
                <w:b/>
                <w:bCs/>
                <w:kern w:val="0"/>
              </w:rPr>
              <w:t>课题1 基于负载清单的配电原理自动生成</w:t>
            </w:r>
          </w:p>
          <w:p w14:paraId="7709B1E2">
            <w:pPr>
              <w:pStyle w:val="8"/>
              <w:spacing w:line="390" w:lineRule="exact"/>
              <w:rPr>
                <w:rFonts w:hint="eastAsia" w:ascii="宋体" w:hAnsi="宋体"/>
                <w:color w:val="0D0D0D"/>
              </w:rPr>
            </w:pPr>
            <w:r>
              <w:rPr>
                <w:rFonts w:ascii="宋体" w:hAnsi="宋体"/>
                <w:color w:val="0D0D0D"/>
              </w:rPr>
              <w:t>项目周期初步为12个月，即2026年7月—2027年6月，进行项目计划安排，具体计划见下表：</w:t>
            </w:r>
          </w:p>
          <w:tbl>
            <w:tblPr>
              <w:tblStyle w:val="13"/>
              <w:tblW w:w="85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2"/>
              <w:gridCol w:w="2059"/>
              <w:gridCol w:w="4221"/>
            </w:tblGrid>
            <w:tr w14:paraId="42E3A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2312" w:type="dxa"/>
                </w:tcPr>
                <w:p w14:paraId="6F59202C">
                  <w:pPr>
                    <w:rPr>
                      <w:rFonts w:hint="eastAsia" w:ascii="宋体" w:hAnsi="宋体"/>
                      <w:b/>
                      <w:szCs w:val="21"/>
                    </w:rPr>
                  </w:pPr>
                  <w:r>
                    <w:rPr>
                      <w:rFonts w:hint="eastAsia" w:ascii="宋体" w:hAnsi="宋体"/>
                      <w:b/>
                      <w:szCs w:val="21"/>
                    </w:rPr>
                    <w:t>阶段</w:t>
                  </w:r>
                </w:p>
              </w:tc>
              <w:tc>
                <w:tcPr>
                  <w:tcW w:w="2059" w:type="dxa"/>
                </w:tcPr>
                <w:p w14:paraId="49343BEF">
                  <w:pPr>
                    <w:rPr>
                      <w:rFonts w:hint="eastAsia" w:ascii="宋体" w:hAnsi="宋体"/>
                      <w:b/>
                      <w:szCs w:val="21"/>
                    </w:rPr>
                  </w:pPr>
                  <w:r>
                    <w:rPr>
                      <w:rFonts w:hint="eastAsia" w:ascii="宋体" w:hAnsi="宋体"/>
                      <w:b/>
                      <w:szCs w:val="21"/>
                    </w:rPr>
                    <w:t>时间</w:t>
                  </w:r>
                </w:p>
              </w:tc>
              <w:tc>
                <w:tcPr>
                  <w:tcW w:w="4221" w:type="dxa"/>
                </w:tcPr>
                <w:p w14:paraId="73EC14B7">
                  <w:pPr>
                    <w:rPr>
                      <w:rFonts w:hint="eastAsia" w:ascii="宋体" w:hAnsi="宋体"/>
                      <w:b/>
                      <w:szCs w:val="21"/>
                    </w:rPr>
                  </w:pPr>
                  <w:r>
                    <w:rPr>
                      <w:rFonts w:ascii="宋体" w:hAnsi="宋体"/>
                      <w:b/>
                      <w:szCs w:val="21"/>
                    </w:rPr>
                    <w:t>工作内容</w:t>
                  </w:r>
                </w:p>
              </w:tc>
            </w:tr>
            <w:tr w14:paraId="45553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32D5E891">
                  <w:pPr>
                    <w:rPr>
                      <w:rFonts w:hint="eastAsia" w:ascii="宋体" w:hAnsi="宋体"/>
                      <w:szCs w:val="21"/>
                    </w:rPr>
                  </w:pPr>
                  <w:r>
                    <w:rPr>
                      <w:rFonts w:hint="eastAsia" w:ascii="宋体" w:hAnsi="宋体"/>
                      <w:szCs w:val="21"/>
                    </w:rPr>
                    <w:t>子课题1</w:t>
                  </w:r>
                </w:p>
              </w:tc>
              <w:tc>
                <w:tcPr>
                  <w:tcW w:w="2059" w:type="dxa"/>
                  <w:vAlign w:val="center"/>
                </w:tcPr>
                <w:p w14:paraId="5347DE89">
                  <w:pPr>
                    <w:rPr>
                      <w:rFonts w:hint="eastAsia" w:ascii="宋体" w:hAnsi="宋体"/>
                      <w:szCs w:val="21"/>
                    </w:rPr>
                  </w:pPr>
                  <w:r>
                    <w:rPr>
                      <w:szCs w:val="20"/>
                    </w:rPr>
                    <w:t>2026.07-2026.10</w:t>
                  </w:r>
                </w:p>
              </w:tc>
              <w:tc>
                <w:tcPr>
                  <w:tcW w:w="4221" w:type="dxa"/>
                  <w:vAlign w:val="center"/>
                </w:tcPr>
                <w:p w14:paraId="5900F20D">
                  <w:pPr>
                    <w:rPr>
                      <w:rFonts w:hint="eastAsia" w:ascii="宋体" w:hAnsi="宋体"/>
                      <w:szCs w:val="21"/>
                    </w:rPr>
                  </w:pPr>
                  <w:r>
                    <w:rPr>
                      <w:rFonts w:hint="eastAsia" w:ascii="宋体" w:hAnsi="宋体"/>
                      <w:szCs w:val="21"/>
                    </w:rPr>
                    <w:t>1.1船舶配电设计规范的结构化抽取与知识建模</w:t>
                  </w:r>
                </w:p>
                <w:p w14:paraId="1452B8AA">
                  <w:pPr>
                    <w:rPr>
                      <w:rFonts w:hint="eastAsia" w:ascii="宋体" w:hAnsi="宋体"/>
                      <w:szCs w:val="21"/>
                    </w:rPr>
                  </w:pPr>
                  <w:r>
                    <w:rPr>
                      <w:rFonts w:hint="eastAsia" w:ascii="宋体" w:hAnsi="宋体"/>
                      <w:szCs w:val="21"/>
                    </w:rPr>
                    <w:t>1.2舱室类型及负荷类别规则的语义建模</w:t>
                  </w:r>
                </w:p>
                <w:p w14:paraId="6D2F296D">
                  <w:pPr>
                    <w:rPr>
                      <w:szCs w:val="20"/>
                    </w:rPr>
                  </w:pPr>
                  <w:r>
                    <w:rPr>
                      <w:rFonts w:hint="eastAsia" w:ascii="宋体" w:hAnsi="宋体"/>
                      <w:szCs w:val="21"/>
                    </w:rPr>
                    <w:t>1.3设备选型规则与多供电模式策略建模</w:t>
                  </w:r>
                </w:p>
              </w:tc>
            </w:tr>
            <w:tr w14:paraId="265B0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70398D9A">
                  <w:pPr>
                    <w:rPr>
                      <w:rFonts w:hint="eastAsia" w:ascii="宋体" w:hAnsi="宋体"/>
                      <w:szCs w:val="21"/>
                    </w:rPr>
                  </w:pPr>
                  <w:r>
                    <w:rPr>
                      <w:rFonts w:hint="eastAsia" w:ascii="宋体" w:hAnsi="宋体"/>
                      <w:szCs w:val="21"/>
                    </w:rPr>
                    <w:t>子课题2</w:t>
                  </w:r>
                </w:p>
              </w:tc>
              <w:tc>
                <w:tcPr>
                  <w:tcW w:w="2059" w:type="dxa"/>
                  <w:vAlign w:val="center"/>
                </w:tcPr>
                <w:p w14:paraId="6AFA3997">
                  <w:pPr>
                    <w:rPr>
                      <w:rFonts w:hint="eastAsia" w:ascii="宋体" w:hAnsi="宋体"/>
                      <w:szCs w:val="21"/>
                    </w:rPr>
                  </w:pPr>
                  <w:r>
                    <w:rPr>
                      <w:szCs w:val="20"/>
                    </w:rPr>
                    <w:t>2026.09-2026.12</w:t>
                  </w:r>
                </w:p>
              </w:tc>
              <w:tc>
                <w:tcPr>
                  <w:tcW w:w="4221" w:type="dxa"/>
                  <w:vAlign w:val="center"/>
                </w:tcPr>
                <w:p w14:paraId="333D57E7">
                  <w:pPr>
                    <w:rPr>
                      <w:rFonts w:hint="eastAsia" w:ascii="宋体" w:hAnsi="宋体"/>
                      <w:szCs w:val="21"/>
                    </w:rPr>
                  </w:pPr>
                  <w:r>
                    <w:rPr>
                      <w:rFonts w:hint="eastAsia" w:ascii="宋体" w:hAnsi="宋体"/>
                      <w:szCs w:val="21"/>
                    </w:rPr>
                    <w:t>2.1舱室布置图识别与语义划分</w:t>
                  </w:r>
                </w:p>
                <w:p w14:paraId="5361FF80">
                  <w:pPr>
                    <w:rPr>
                      <w:rFonts w:hint="eastAsia" w:ascii="宋体" w:hAnsi="宋体"/>
                      <w:szCs w:val="21"/>
                    </w:rPr>
                  </w:pPr>
                  <w:r>
                    <w:rPr>
                      <w:rFonts w:hint="eastAsia" w:ascii="宋体" w:hAnsi="宋体"/>
                      <w:szCs w:val="21"/>
                    </w:rPr>
                    <w:t>2.2舱室属性建模与空间关系识别</w:t>
                  </w:r>
                </w:p>
                <w:p w14:paraId="576A5C12">
                  <w:pPr>
                    <w:rPr>
                      <w:szCs w:val="20"/>
                    </w:rPr>
                  </w:pPr>
                  <w:r>
                    <w:rPr>
                      <w:rFonts w:hint="eastAsia" w:ascii="宋体" w:hAnsi="宋体"/>
                      <w:szCs w:val="21"/>
                    </w:rPr>
                    <w:t>2.3负荷清单解析与空间关联匹配</w:t>
                  </w:r>
                </w:p>
              </w:tc>
            </w:tr>
            <w:tr w14:paraId="2BFC4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0DE2D14A">
                  <w:pPr>
                    <w:rPr>
                      <w:rFonts w:hint="eastAsia" w:ascii="宋体" w:hAnsi="宋体"/>
                      <w:szCs w:val="21"/>
                    </w:rPr>
                  </w:pPr>
                  <w:r>
                    <w:rPr>
                      <w:rFonts w:hint="eastAsia" w:ascii="宋体" w:hAnsi="宋体"/>
                      <w:szCs w:val="21"/>
                    </w:rPr>
                    <w:t>子课题3</w:t>
                  </w:r>
                </w:p>
              </w:tc>
              <w:tc>
                <w:tcPr>
                  <w:tcW w:w="2059" w:type="dxa"/>
                  <w:vAlign w:val="center"/>
                </w:tcPr>
                <w:p w14:paraId="5183B99B">
                  <w:pPr>
                    <w:rPr>
                      <w:rFonts w:hint="eastAsia" w:ascii="宋体" w:hAnsi="宋体"/>
                      <w:szCs w:val="21"/>
                    </w:rPr>
                  </w:pPr>
                  <w:r>
                    <w:rPr>
                      <w:szCs w:val="20"/>
                    </w:rPr>
                    <w:t>2026.12-2027.03</w:t>
                  </w:r>
                </w:p>
              </w:tc>
              <w:tc>
                <w:tcPr>
                  <w:tcW w:w="4221" w:type="dxa"/>
                  <w:vAlign w:val="center"/>
                </w:tcPr>
                <w:p w14:paraId="55706F92">
                  <w:pPr>
                    <w:rPr>
                      <w:rFonts w:hint="eastAsia" w:ascii="宋体" w:hAnsi="宋体"/>
                      <w:szCs w:val="21"/>
                    </w:rPr>
                  </w:pPr>
                  <w:r>
                    <w:rPr>
                      <w:rFonts w:hint="eastAsia" w:ascii="宋体" w:hAnsi="宋体"/>
                      <w:szCs w:val="21"/>
                    </w:rPr>
                    <w:t>3.1配电设备知识模型定义</w:t>
                  </w:r>
                </w:p>
                <w:p w14:paraId="55751A77">
                  <w:pPr>
                    <w:rPr>
                      <w:rFonts w:hint="eastAsia" w:ascii="宋体" w:hAnsi="宋体"/>
                      <w:szCs w:val="21"/>
                    </w:rPr>
                  </w:pPr>
                  <w:r>
                    <w:rPr>
                      <w:rFonts w:hint="eastAsia" w:ascii="宋体" w:hAnsi="宋体"/>
                      <w:szCs w:val="21"/>
                    </w:rPr>
                    <w:t>3.2图数据库/树结构拓扑设计</w:t>
                  </w:r>
                </w:p>
                <w:p w14:paraId="28C5167B">
                  <w:pPr>
                    <w:rPr>
                      <w:szCs w:val="20"/>
                    </w:rPr>
                  </w:pPr>
                  <w:r>
                    <w:rPr>
                      <w:rFonts w:hint="eastAsia" w:ascii="宋体" w:hAnsi="宋体"/>
                      <w:szCs w:val="21"/>
                    </w:rPr>
                    <w:t>3.3拓扑查询与路径搜索算法</w:t>
                  </w:r>
                </w:p>
              </w:tc>
            </w:tr>
            <w:tr w14:paraId="630EB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1BCFE265">
                  <w:pPr>
                    <w:rPr>
                      <w:rFonts w:hint="eastAsia" w:ascii="宋体" w:hAnsi="宋体"/>
                      <w:szCs w:val="21"/>
                    </w:rPr>
                  </w:pPr>
                  <w:r>
                    <w:rPr>
                      <w:rFonts w:hint="eastAsia" w:ascii="宋体" w:hAnsi="宋体"/>
                      <w:szCs w:val="21"/>
                    </w:rPr>
                    <w:t>子课题4</w:t>
                  </w:r>
                </w:p>
              </w:tc>
              <w:tc>
                <w:tcPr>
                  <w:tcW w:w="2059" w:type="dxa"/>
                  <w:vAlign w:val="center"/>
                </w:tcPr>
                <w:p w14:paraId="112CF052">
                  <w:pPr>
                    <w:rPr>
                      <w:szCs w:val="20"/>
                    </w:rPr>
                  </w:pPr>
                  <w:r>
                    <w:rPr>
                      <w:szCs w:val="20"/>
                    </w:rPr>
                    <w:t>2027.01-2027.04</w:t>
                  </w:r>
                </w:p>
              </w:tc>
              <w:tc>
                <w:tcPr>
                  <w:tcW w:w="4221" w:type="dxa"/>
                  <w:vAlign w:val="center"/>
                </w:tcPr>
                <w:p w14:paraId="0E4C1E34">
                  <w:pPr>
                    <w:rPr>
                      <w:rFonts w:hint="eastAsia" w:ascii="宋体" w:hAnsi="宋体"/>
                      <w:szCs w:val="21"/>
                    </w:rPr>
                  </w:pPr>
                  <w:r>
                    <w:rPr>
                      <w:rFonts w:hint="eastAsia" w:ascii="宋体" w:hAnsi="宋体"/>
                      <w:szCs w:val="21"/>
                    </w:rPr>
                    <w:t>4.1配电设备选型库构建</w:t>
                  </w:r>
                </w:p>
                <w:p w14:paraId="192F7A79">
                  <w:pPr>
                    <w:rPr>
                      <w:rFonts w:hint="eastAsia" w:ascii="宋体" w:hAnsi="宋体"/>
                      <w:szCs w:val="21"/>
                    </w:rPr>
                  </w:pPr>
                  <w:r>
                    <w:rPr>
                      <w:rFonts w:hint="eastAsia" w:ascii="宋体" w:hAnsi="宋体"/>
                      <w:szCs w:val="21"/>
                    </w:rPr>
                    <w:t>4.2基于规则的拓扑生成流程</w:t>
                  </w:r>
                </w:p>
                <w:p w14:paraId="4D7A35AB">
                  <w:pPr>
                    <w:rPr>
                      <w:rFonts w:hint="eastAsia" w:ascii="宋体" w:hAnsi="宋体"/>
                      <w:szCs w:val="21"/>
                    </w:rPr>
                  </w:pPr>
                  <w:r>
                    <w:rPr>
                      <w:rFonts w:hint="eastAsia" w:ascii="宋体" w:hAnsi="宋体"/>
                      <w:szCs w:val="21"/>
                    </w:rPr>
                    <w:t>4.3多约束条件与优化目标定义</w:t>
                  </w:r>
                </w:p>
                <w:p w14:paraId="040C330A">
                  <w:pPr>
                    <w:rPr>
                      <w:rFonts w:hint="eastAsia" w:ascii="宋体" w:hAnsi="宋体"/>
                      <w:szCs w:val="21"/>
                    </w:rPr>
                  </w:pPr>
                  <w:r>
                    <w:rPr>
                      <w:rFonts w:hint="eastAsia" w:ascii="宋体" w:hAnsi="宋体"/>
                      <w:szCs w:val="21"/>
                    </w:rPr>
                    <w:t>4.4负荷均衡与配电拓扑优化求解算法</w:t>
                  </w:r>
                </w:p>
              </w:tc>
            </w:tr>
            <w:tr w14:paraId="398C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3B981398">
                  <w:pPr>
                    <w:rPr>
                      <w:rFonts w:hint="eastAsia" w:ascii="宋体" w:hAnsi="宋体"/>
                      <w:szCs w:val="21"/>
                    </w:rPr>
                  </w:pPr>
                  <w:r>
                    <w:rPr>
                      <w:rFonts w:hint="eastAsia" w:ascii="宋体" w:hAnsi="宋体"/>
                      <w:szCs w:val="21"/>
                    </w:rPr>
                    <w:t>子课题5</w:t>
                  </w:r>
                </w:p>
              </w:tc>
              <w:tc>
                <w:tcPr>
                  <w:tcW w:w="2059" w:type="dxa"/>
                  <w:vAlign w:val="center"/>
                </w:tcPr>
                <w:p w14:paraId="54347121">
                  <w:pPr>
                    <w:rPr>
                      <w:szCs w:val="20"/>
                    </w:rPr>
                  </w:pPr>
                  <w:r>
                    <w:rPr>
                      <w:szCs w:val="20"/>
                    </w:rPr>
                    <w:t>2027.02-2027.04</w:t>
                  </w:r>
                </w:p>
              </w:tc>
              <w:tc>
                <w:tcPr>
                  <w:tcW w:w="4221" w:type="dxa"/>
                  <w:vAlign w:val="center"/>
                </w:tcPr>
                <w:p w14:paraId="52B662E9">
                  <w:pPr>
                    <w:rPr>
                      <w:rFonts w:hint="eastAsia" w:ascii="宋体" w:hAnsi="宋体"/>
                      <w:szCs w:val="21"/>
                    </w:rPr>
                  </w:pPr>
                  <w:r>
                    <w:rPr>
                      <w:rFonts w:hint="eastAsia" w:ascii="宋体" w:hAnsi="宋体"/>
                      <w:szCs w:val="21"/>
                    </w:rPr>
                    <w:t>5.1电缆规格标准化建模与参数库构建</w:t>
                  </w:r>
                </w:p>
                <w:p w14:paraId="39FD78C9">
                  <w:pPr>
                    <w:rPr>
                      <w:rFonts w:hint="eastAsia" w:ascii="宋体" w:hAnsi="宋体"/>
                      <w:szCs w:val="21"/>
                    </w:rPr>
                  </w:pPr>
                  <w:r>
                    <w:rPr>
                      <w:rFonts w:hint="eastAsia" w:ascii="宋体" w:hAnsi="宋体"/>
                      <w:szCs w:val="21"/>
                    </w:rPr>
                    <w:t>5.2选型规则梳理与配置化表达</w:t>
                  </w:r>
                </w:p>
                <w:p w14:paraId="7AE4E0B1">
                  <w:pPr>
                    <w:rPr>
                      <w:rFonts w:hint="eastAsia" w:ascii="宋体" w:hAnsi="宋体"/>
                      <w:szCs w:val="21"/>
                    </w:rPr>
                  </w:pPr>
                  <w:r>
                    <w:rPr>
                      <w:rFonts w:hint="eastAsia" w:ascii="宋体" w:hAnsi="宋体"/>
                      <w:szCs w:val="21"/>
                    </w:rPr>
                    <w:t>5.3电缆自动选型及优先级策略设计</w:t>
                  </w:r>
                </w:p>
              </w:tc>
            </w:tr>
            <w:tr w14:paraId="0D5A4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2312" w:type="dxa"/>
                  <w:vAlign w:val="center"/>
                </w:tcPr>
                <w:p w14:paraId="07781C60">
                  <w:pPr>
                    <w:rPr>
                      <w:rFonts w:hint="eastAsia" w:ascii="宋体" w:hAnsi="宋体"/>
                      <w:szCs w:val="21"/>
                    </w:rPr>
                  </w:pPr>
                  <w:r>
                    <w:rPr>
                      <w:rFonts w:hint="eastAsia" w:ascii="宋体" w:hAnsi="宋体"/>
                      <w:szCs w:val="21"/>
                    </w:rPr>
                    <w:t>项目验证</w:t>
                  </w:r>
                </w:p>
              </w:tc>
              <w:tc>
                <w:tcPr>
                  <w:tcW w:w="2059" w:type="dxa"/>
                  <w:vAlign w:val="center"/>
                </w:tcPr>
                <w:p w14:paraId="25E534DE">
                  <w:pPr>
                    <w:rPr>
                      <w:rFonts w:hint="eastAsia" w:ascii="宋体" w:hAnsi="宋体"/>
                      <w:szCs w:val="21"/>
                    </w:rPr>
                  </w:pPr>
                  <w:r>
                    <w:rPr>
                      <w:szCs w:val="20"/>
                    </w:rPr>
                    <w:t>2027.04-2027.05</w:t>
                  </w:r>
                </w:p>
              </w:tc>
              <w:tc>
                <w:tcPr>
                  <w:tcW w:w="4221" w:type="dxa"/>
                  <w:vAlign w:val="center"/>
                </w:tcPr>
                <w:p w14:paraId="7EBD7092">
                  <w:pPr>
                    <w:rPr>
                      <w:szCs w:val="20"/>
                    </w:rPr>
                  </w:pPr>
                  <w:r>
                    <w:rPr>
                      <w:rFonts w:hint="eastAsia"/>
                      <w:szCs w:val="20"/>
                    </w:rPr>
                    <w:t>1、基于负载清单的配电原理自动生成系统验证；</w:t>
                  </w:r>
                </w:p>
                <w:p w14:paraId="449492AA">
                  <w:pPr>
                    <w:rPr>
                      <w:szCs w:val="20"/>
                    </w:rPr>
                  </w:pPr>
                  <w:r>
                    <w:rPr>
                      <w:rFonts w:hint="eastAsia"/>
                      <w:szCs w:val="20"/>
                    </w:rPr>
                    <w:t>2、典型船型配电系统电气原理图设计测试；</w:t>
                  </w:r>
                </w:p>
                <w:p w14:paraId="460372DC">
                  <w:pPr>
                    <w:rPr>
                      <w:szCs w:val="20"/>
                    </w:rPr>
                  </w:pPr>
                  <w:r>
                    <w:rPr>
                      <w:rFonts w:hint="eastAsia"/>
                      <w:szCs w:val="20"/>
                    </w:rPr>
                    <w:t>3、系统试运行。</w:t>
                  </w:r>
                </w:p>
              </w:tc>
            </w:tr>
            <w:tr w14:paraId="30FC5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2312" w:type="dxa"/>
                  <w:vAlign w:val="center"/>
                </w:tcPr>
                <w:p w14:paraId="5A996F2A">
                  <w:pPr>
                    <w:rPr>
                      <w:rFonts w:hint="eastAsia" w:ascii="宋体" w:hAnsi="宋体"/>
                      <w:szCs w:val="21"/>
                    </w:rPr>
                  </w:pPr>
                  <w:r>
                    <w:rPr>
                      <w:rFonts w:hint="eastAsia" w:ascii="宋体" w:hAnsi="宋体"/>
                      <w:szCs w:val="21"/>
                    </w:rPr>
                    <w:t>项目总结</w:t>
                  </w:r>
                </w:p>
              </w:tc>
              <w:tc>
                <w:tcPr>
                  <w:tcW w:w="2059" w:type="dxa"/>
                  <w:vAlign w:val="center"/>
                </w:tcPr>
                <w:p w14:paraId="4B4A873B">
                  <w:pPr>
                    <w:rPr>
                      <w:rFonts w:hint="eastAsia" w:ascii="宋体" w:hAnsi="宋体"/>
                      <w:szCs w:val="21"/>
                    </w:rPr>
                  </w:pPr>
                  <w:r>
                    <w:rPr>
                      <w:szCs w:val="20"/>
                    </w:rPr>
                    <w:t>2027.05-2027.06</w:t>
                  </w:r>
                </w:p>
              </w:tc>
              <w:tc>
                <w:tcPr>
                  <w:tcW w:w="4221" w:type="dxa"/>
                  <w:vAlign w:val="center"/>
                </w:tcPr>
                <w:p w14:paraId="0532CEA2">
                  <w:pPr>
                    <w:numPr>
                      <w:ilvl w:val="0"/>
                      <w:numId w:val="2"/>
                    </w:numPr>
                    <w:rPr>
                      <w:szCs w:val="20"/>
                    </w:rPr>
                  </w:pPr>
                  <w:r>
                    <w:rPr>
                      <w:rFonts w:hint="eastAsia"/>
                      <w:szCs w:val="20"/>
                    </w:rPr>
                    <w:t>整理技术成果；</w:t>
                  </w:r>
                </w:p>
                <w:p w14:paraId="092DDB6C">
                  <w:pPr>
                    <w:numPr>
                      <w:ilvl w:val="0"/>
                      <w:numId w:val="2"/>
                    </w:numPr>
                    <w:rPr>
                      <w:szCs w:val="20"/>
                    </w:rPr>
                  </w:pPr>
                  <w:r>
                    <w:rPr>
                      <w:rFonts w:hint="eastAsia"/>
                      <w:szCs w:val="20"/>
                    </w:rPr>
                    <w:t>评估预期成效；</w:t>
                  </w:r>
                </w:p>
                <w:p w14:paraId="3F47650C">
                  <w:pPr>
                    <w:numPr>
                      <w:ilvl w:val="0"/>
                      <w:numId w:val="2"/>
                    </w:numPr>
                    <w:rPr>
                      <w:szCs w:val="20"/>
                    </w:rPr>
                  </w:pPr>
                  <w:r>
                    <w:rPr>
                      <w:szCs w:val="20"/>
                    </w:rPr>
                    <w:t>总结项目成果和不足</w:t>
                  </w:r>
                  <w:r>
                    <w:rPr>
                      <w:rFonts w:hint="eastAsia"/>
                      <w:szCs w:val="20"/>
                    </w:rPr>
                    <w:t>。</w:t>
                  </w:r>
                </w:p>
              </w:tc>
            </w:tr>
          </w:tbl>
          <w:p w14:paraId="0960D0E7">
            <w:pPr>
              <w:pStyle w:val="8"/>
              <w:spacing w:line="390" w:lineRule="exact"/>
              <w:ind w:firstLine="0" w:firstLineChars="0"/>
              <w:rPr>
                <w:rFonts w:hint="eastAsia" w:ascii="宋体" w:hAnsi="宋体"/>
                <w:color w:val="0D0D0D"/>
              </w:rPr>
            </w:pPr>
          </w:p>
          <w:p w14:paraId="079DD49A">
            <w:pPr>
              <w:pStyle w:val="8"/>
              <w:spacing w:line="390" w:lineRule="exact"/>
              <w:ind w:firstLine="0" w:firstLineChars="0"/>
              <w:rPr>
                <w:rFonts w:hint="eastAsia" w:ascii="宋体" w:hAnsi="宋体"/>
                <w:color w:val="0D0D0D"/>
              </w:rPr>
            </w:pPr>
          </w:p>
          <w:p w14:paraId="762215E8">
            <w:pPr>
              <w:pStyle w:val="8"/>
              <w:spacing w:line="390" w:lineRule="exact"/>
              <w:ind w:firstLine="482"/>
              <w:rPr>
                <w:rFonts w:hint="eastAsia" w:ascii="宋体" w:hAnsi="宋体" w:cs="仿宋"/>
                <w:b/>
                <w:bCs/>
                <w:kern w:val="0"/>
              </w:rPr>
            </w:pPr>
            <w:r>
              <w:rPr>
                <w:rFonts w:ascii="宋体" w:hAnsi="宋体" w:cs="仿宋"/>
                <w:b/>
                <w:bCs/>
                <w:kern w:val="0"/>
              </w:rPr>
              <w:t>课题2 配电系统原理图智能绘制与布局</w:t>
            </w:r>
          </w:p>
          <w:p w14:paraId="14AF55FA">
            <w:pPr>
              <w:pStyle w:val="8"/>
              <w:spacing w:line="390" w:lineRule="exact"/>
              <w:rPr>
                <w:rFonts w:hint="eastAsia" w:ascii="宋体" w:hAnsi="宋体"/>
                <w:color w:val="0D0D0D"/>
              </w:rPr>
            </w:pPr>
            <w:r>
              <w:rPr>
                <w:rFonts w:ascii="宋体" w:hAnsi="宋体"/>
                <w:color w:val="0D0D0D"/>
              </w:rPr>
              <w:t>项目周期初步为12个月，即2026年</w:t>
            </w:r>
            <w:r>
              <w:rPr>
                <w:rFonts w:hint="eastAsia" w:ascii="宋体" w:hAnsi="宋体"/>
                <w:color w:val="0D0D0D"/>
              </w:rPr>
              <w:t>1</w:t>
            </w:r>
            <w:r>
              <w:rPr>
                <w:rFonts w:ascii="宋体" w:hAnsi="宋体"/>
                <w:color w:val="0D0D0D"/>
              </w:rPr>
              <w:t>月—2027年</w:t>
            </w:r>
            <w:r>
              <w:rPr>
                <w:rFonts w:hint="eastAsia" w:ascii="宋体" w:hAnsi="宋体"/>
                <w:color w:val="0D0D0D"/>
              </w:rPr>
              <w:t>12</w:t>
            </w:r>
            <w:r>
              <w:rPr>
                <w:rFonts w:ascii="宋体" w:hAnsi="宋体"/>
                <w:color w:val="0D0D0D"/>
              </w:rPr>
              <w:t>月，进行项目计划安排，具体计划见下表：</w:t>
            </w:r>
          </w:p>
          <w:tbl>
            <w:tblPr>
              <w:tblStyle w:val="13"/>
              <w:tblW w:w="85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2"/>
              <w:gridCol w:w="2059"/>
              <w:gridCol w:w="4221"/>
            </w:tblGrid>
            <w:tr w14:paraId="46CCE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2312" w:type="dxa"/>
                </w:tcPr>
                <w:p w14:paraId="2582127E">
                  <w:pPr>
                    <w:rPr>
                      <w:rFonts w:hint="eastAsia" w:ascii="宋体" w:hAnsi="宋体"/>
                      <w:b/>
                      <w:szCs w:val="21"/>
                    </w:rPr>
                  </w:pPr>
                  <w:r>
                    <w:rPr>
                      <w:rFonts w:hint="eastAsia" w:ascii="宋体" w:hAnsi="宋体"/>
                      <w:b/>
                      <w:szCs w:val="21"/>
                    </w:rPr>
                    <w:t>阶段</w:t>
                  </w:r>
                </w:p>
              </w:tc>
              <w:tc>
                <w:tcPr>
                  <w:tcW w:w="2059" w:type="dxa"/>
                </w:tcPr>
                <w:p w14:paraId="0A0C27DF">
                  <w:pPr>
                    <w:rPr>
                      <w:rFonts w:hint="eastAsia" w:ascii="宋体" w:hAnsi="宋体"/>
                      <w:b/>
                      <w:szCs w:val="21"/>
                    </w:rPr>
                  </w:pPr>
                  <w:r>
                    <w:rPr>
                      <w:rFonts w:hint="eastAsia" w:ascii="宋体" w:hAnsi="宋体"/>
                      <w:b/>
                      <w:szCs w:val="21"/>
                    </w:rPr>
                    <w:t>时间</w:t>
                  </w:r>
                </w:p>
              </w:tc>
              <w:tc>
                <w:tcPr>
                  <w:tcW w:w="4221" w:type="dxa"/>
                </w:tcPr>
                <w:p w14:paraId="0F623D0D">
                  <w:pPr>
                    <w:rPr>
                      <w:rFonts w:hint="eastAsia" w:ascii="宋体" w:hAnsi="宋体"/>
                      <w:b/>
                      <w:szCs w:val="21"/>
                    </w:rPr>
                  </w:pPr>
                  <w:r>
                    <w:rPr>
                      <w:rFonts w:ascii="宋体" w:hAnsi="宋体"/>
                      <w:b/>
                      <w:szCs w:val="21"/>
                    </w:rPr>
                    <w:t>工作内容</w:t>
                  </w:r>
                </w:p>
              </w:tc>
            </w:tr>
            <w:tr w14:paraId="0903A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3DDBDF2B">
                  <w:pPr>
                    <w:rPr>
                      <w:rFonts w:hint="eastAsia" w:ascii="宋体" w:hAnsi="宋体"/>
                      <w:szCs w:val="21"/>
                    </w:rPr>
                  </w:pPr>
                  <w:r>
                    <w:rPr>
                      <w:rFonts w:hint="eastAsia" w:ascii="宋体" w:hAnsi="宋体"/>
                      <w:szCs w:val="21"/>
                    </w:rPr>
                    <w:t>子课题1</w:t>
                  </w:r>
                </w:p>
              </w:tc>
              <w:tc>
                <w:tcPr>
                  <w:tcW w:w="2059" w:type="dxa"/>
                  <w:vAlign w:val="center"/>
                </w:tcPr>
                <w:p w14:paraId="370D5162">
                  <w:pPr>
                    <w:rPr>
                      <w:rFonts w:hint="eastAsia" w:ascii="宋体" w:hAnsi="宋体"/>
                      <w:szCs w:val="21"/>
                    </w:rPr>
                  </w:pPr>
                  <w:r>
                    <w:rPr>
                      <w:szCs w:val="20"/>
                    </w:rPr>
                    <w:t>2026.01-2026.04</w:t>
                  </w:r>
                </w:p>
              </w:tc>
              <w:tc>
                <w:tcPr>
                  <w:tcW w:w="4221" w:type="dxa"/>
                  <w:vAlign w:val="center"/>
                </w:tcPr>
                <w:p w14:paraId="52AEBDFB">
                  <w:pPr>
                    <w:rPr>
                      <w:rFonts w:hint="eastAsia" w:ascii="宋体" w:hAnsi="宋体"/>
                      <w:szCs w:val="21"/>
                    </w:rPr>
                  </w:pPr>
                  <w:r>
                    <w:rPr>
                      <w:rFonts w:hint="eastAsia" w:ascii="宋体" w:hAnsi="宋体"/>
                      <w:szCs w:val="21"/>
                    </w:rPr>
                    <w:t>1.1电气符号及图元的标准化建模</w:t>
                  </w:r>
                </w:p>
                <w:p w14:paraId="14BB1CBB">
                  <w:pPr>
                    <w:rPr>
                      <w:rFonts w:hint="eastAsia" w:ascii="宋体" w:hAnsi="宋体"/>
                      <w:szCs w:val="21"/>
                    </w:rPr>
                  </w:pPr>
                  <w:r>
                    <w:rPr>
                      <w:rFonts w:hint="eastAsia" w:ascii="宋体" w:hAnsi="宋体"/>
                      <w:szCs w:val="21"/>
                    </w:rPr>
                    <w:t>1.2图元参数化与连接规则定义</w:t>
                  </w:r>
                </w:p>
                <w:p w14:paraId="6949DD8A">
                  <w:pPr>
                    <w:rPr>
                      <w:rFonts w:hint="eastAsia" w:ascii="宋体" w:hAnsi="宋体"/>
                      <w:szCs w:val="21"/>
                    </w:rPr>
                  </w:pPr>
                  <w:r>
                    <w:rPr>
                      <w:rFonts w:hint="eastAsia" w:ascii="宋体" w:hAnsi="宋体"/>
                      <w:szCs w:val="21"/>
                    </w:rPr>
                    <w:t>1.3生成式绘图渲染引擎</w:t>
                  </w:r>
                </w:p>
                <w:p w14:paraId="029E2BD1">
                  <w:pPr>
                    <w:rPr>
                      <w:szCs w:val="20"/>
                    </w:rPr>
                  </w:pPr>
                  <w:r>
                    <w:rPr>
                      <w:rFonts w:hint="eastAsia" w:ascii="宋体" w:hAnsi="宋体"/>
                      <w:szCs w:val="21"/>
                    </w:rPr>
                    <w:t>1.4扩展图元库机制</w:t>
                  </w:r>
                </w:p>
              </w:tc>
            </w:tr>
            <w:tr w14:paraId="1F92E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6C147199">
                  <w:pPr>
                    <w:rPr>
                      <w:rFonts w:hint="eastAsia" w:ascii="宋体" w:hAnsi="宋体"/>
                      <w:szCs w:val="21"/>
                    </w:rPr>
                  </w:pPr>
                  <w:r>
                    <w:rPr>
                      <w:rFonts w:hint="eastAsia" w:ascii="宋体" w:hAnsi="宋体"/>
                      <w:szCs w:val="21"/>
                    </w:rPr>
                    <w:t>子课题2</w:t>
                  </w:r>
                </w:p>
              </w:tc>
              <w:tc>
                <w:tcPr>
                  <w:tcW w:w="2059" w:type="dxa"/>
                  <w:vAlign w:val="center"/>
                </w:tcPr>
                <w:p w14:paraId="6756EEC9">
                  <w:pPr>
                    <w:rPr>
                      <w:rFonts w:hint="eastAsia" w:ascii="宋体" w:hAnsi="宋体"/>
                      <w:szCs w:val="21"/>
                    </w:rPr>
                  </w:pPr>
                  <w:r>
                    <w:rPr>
                      <w:szCs w:val="20"/>
                    </w:rPr>
                    <w:t>2026.0</w:t>
                  </w:r>
                  <w:r>
                    <w:rPr>
                      <w:rFonts w:hint="eastAsia"/>
                      <w:szCs w:val="20"/>
                    </w:rPr>
                    <w:t>4</w:t>
                  </w:r>
                  <w:r>
                    <w:rPr>
                      <w:szCs w:val="20"/>
                    </w:rPr>
                    <w:t>-2026.</w:t>
                  </w:r>
                  <w:r>
                    <w:rPr>
                      <w:rFonts w:hint="eastAsia"/>
                      <w:szCs w:val="20"/>
                    </w:rPr>
                    <w:t>08</w:t>
                  </w:r>
                </w:p>
              </w:tc>
              <w:tc>
                <w:tcPr>
                  <w:tcW w:w="4221" w:type="dxa"/>
                  <w:vAlign w:val="center"/>
                </w:tcPr>
                <w:p w14:paraId="2D83F1C8">
                  <w:pPr>
                    <w:rPr>
                      <w:rFonts w:hint="eastAsia" w:ascii="宋体" w:hAnsi="宋体"/>
                      <w:szCs w:val="21"/>
                    </w:rPr>
                  </w:pPr>
                  <w:r>
                    <w:rPr>
                      <w:rFonts w:hint="eastAsia" w:ascii="宋体" w:hAnsi="宋体"/>
                      <w:szCs w:val="21"/>
                    </w:rPr>
                    <w:t>2.1拓扑到平面坐标映射模型</w:t>
                  </w:r>
                </w:p>
                <w:p w14:paraId="39DF4173">
                  <w:pPr>
                    <w:rPr>
                      <w:rFonts w:hint="eastAsia" w:ascii="宋体" w:hAnsi="宋体"/>
                      <w:szCs w:val="21"/>
                    </w:rPr>
                  </w:pPr>
                  <w:r>
                    <w:rPr>
                      <w:rFonts w:hint="eastAsia" w:ascii="宋体" w:hAnsi="宋体"/>
                      <w:szCs w:val="21"/>
                    </w:rPr>
                    <w:t>2.2层次化与约束布局算法</w:t>
                  </w:r>
                </w:p>
                <w:p w14:paraId="5348813D">
                  <w:pPr>
                    <w:rPr>
                      <w:szCs w:val="20"/>
                    </w:rPr>
                  </w:pPr>
                  <w:r>
                    <w:rPr>
                      <w:rFonts w:hint="eastAsia" w:ascii="宋体" w:hAnsi="宋体"/>
                      <w:szCs w:val="21"/>
                    </w:rPr>
                    <w:t>2.3复杂拓扑的拆分与布局策略设计</w:t>
                  </w:r>
                </w:p>
              </w:tc>
            </w:tr>
            <w:tr w14:paraId="7566A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61D9AA4C">
                  <w:pPr>
                    <w:rPr>
                      <w:rFonts w:hint="eastAsia" w:ascii="宋体" w:hAnsi="宋体"/>
                      <w:szCs w:val="21"/>
                    </w:rPr>
                  </w:pPr>
                  <w:r>
                    <w:rPr>
                      <w:rFonts w:hint="eastAsia" w:ascii="宋体" w:hAnsi="宋体"/>
                      <w:szCs w:val="21"/>
                    </w:rPr>
                    <w:t>子课题3</w:t>
                  </w:r>
                </w:p>
              </w:tc>
              <w:tc>
                <w:tcPr>
                  <w:tcW w:w="2059" w:type="dxa"/>
                  <w:vAlign w:val="center"/>
                </w:tcPr>
                <w:p w14:paraId="76670EF5">
                  <w:pPr>
                    <w:rPr>
                      <w:rFonts w:hint="eastAsia" w:ascii="宋体" w:hAnsi="宋体"/>
                      <w:szCs w:val="21"/>
                    </w:rPr>
                  </w:pPr>
                  <w:r>
                    <w:rPr>
                      <w:szCs w:val="20"/>
                    </w:rPr>
                    <w:t>2026.</w:t>
                  </w:r>
                  <w:r>
                    <w:rPr>
                      <w:rFonts w:hint="eastAsia"/>
                      <w:szCs w:val="20"/>
                    </w:rPr>
                    <w:t>04</w:t>
                  </w:r>
                  <w:r>
                    <w:rPr>
                      <w:szCs w:val="20"/>
                    </w:rPr>
                    <w:t>-202</w:t>
                  </w:r>
                  <w:r>
                    <w:rPr>
                      <w:rFonts w:hint="eastAsia"/>
                      <w:szCs w:val="20"/>
                    </w:rPr>
                    <w:t>6</w:t>
                  </w:r>
                  <w:r>
                    <w:rPr>
                      <w:szCs w:val="20"/>
                    </w:rPr>
                    <w:t>.</w:t>
                  </w:r>
                  <w:r>
                    <w:rPr>
                      <w:rFonts w:hint="eastAsia"/>
                      <w:szCs w:val="20"/>
                    </w:rPr>
                    <w:t>10</w:t>
                  </w:r>
                </w:p>
              </w:tc>
              <w:tc>
                <w:tcPr>
                  <w:tcW w:w="4221" w:type="dxa"/>
                  <w:vAlign w:val="center"/>
                </w:tcPr>
                <w:p w14:paraId="5F3F165D">
                  <w:pPr>
                    <w:rPr>
                      <w:rFonts w:hint="eastAsia" w:ascii="宋体" w:hAnsi="宋体"/>
                      <w:szCs w:val="21"/>
                    </w:rPr>
                  </w:pPr>
                  <w:r>
                    <w:rPr>
                      <w:rFonts w:hint="eastAsia" w:ascii="宋体" w:hAnsi="宋体"/>
                      <w:szCs w:val="21"/>
                    </w:rPr>
                    <w:t>3.1交叉线检测与重布线算法</w:t>
                  </w:r>
                </w:p>
                <w:p w14:paraId="3842CAB1">
                  <w:pPr>
                    <w:rPr>
                      <w:szCs w:val="20"/>
                    </w:rPr>
                  </w:pPr>
                  <w:r>
                    <w:rPr>
                      <w:rFonts w:hint="eastAsia" w:ascii="宋体" w:hAnsi="宋体"/>
                      <w:szCs w:val="21"/>
                    </w:rPr>
                    <w:t>3.2跨页关联自动标注算法</w:t>
                  </w:r>
                </w:p>
              </w:tc>
            </w:tr>
            <w:tr w14:paraId="70509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7F75504D">
                  <w:pPr>
                    <w:rPr>
                      <w:rFonts w:hint="eastAsia" w:ascii="宋体" w:hAnsi="宋体"/>
                      <w:szCs w:val="21"/>
                    </w:rPr>
                  </w:pPr>
                  <w:r>
                    <w:rPr>
                      <w:rFonts w:hint="eastAsia" w:ascii="宋体" w:hAnsi="宋体"/>
                      <w:szCs w:val="21"/>
                    </w:rPr>
                    <w:t>子课题4</w:t>
                  </w:r>
                </w:p>
              </w:tc>
              <w:tc>
                <w:tcPr>
                  <w:tcW w:w="2059" w:type="dxa"/>
                  <w:vAlign w:val="center"/>
                </w:tcPr>
                <w:p w14:paraId="5296A1F7">
                  <w:pPr>
                    <w:rPr>
                      <w:szCs w:val="20"/>
                    </w:rPr>
                  </w:pPr>
                  <w:r>
                    <w:rPr>
                      <w:szCs w:val="20"/>
                    </w:rPr>
                    <w:t>202</w:t>
                  </w:r>
                  <w:r>
                    <w:rPr>
                      <w:rFonts w:hint="eastAsia"/>
                      <w:szCs w:val="20"/>
                    </w:rPr>
                    <w:t>6</w:t>
                  </w:r>
                  <w:r>
                    <w:rPr>
                      <w:szCs w:val="20"/>
                    </w:rPr>
                    <w:t>.0</w:t>
                  </w:r>
                  <w:r>
                    <w:rPr>
                      <w:rFonts w:hint="eastAsia"/>
                      <w:szCs w:val="20"/>
                    </w:rPr>
                    <w:t>8</w:t>
                  </w:r>
                  <w:r>
                    <w:rPr>
                      <w:szCs w:val="20"/>
                    </w:rPr>
                    <w:t>-202</w:t>
                  </w:r>
                  <w:r>
                    <w:rPr>
                      <w:rFonts w:hint="eastAsia"/>
                      <w:szCs w:val="20"/>
                    </w:rPr>
                    <w:t>6</w:t>
                  </w:r>
                  <w:r>
                    <w:rPr>
                      <w:szCs w:val="20"/>
                    </w:rPr>
                    <w:t>.</w:t>
                  </w:r>
                  <w:r>
                    <w:rPr>
                      <w:rFonts w:hint="eastAsia"/>
                      <w:szCs w:val="20"/>
                    </w:rPr>
                    <w:t>10</w:t>
                  </w:r>
                </w:p>
              </w:tc>
              <w:tc>
                <w:tcPr>
                  <w:tcW w:w="4221" w:type="dxa"/>
                  <w:vAlign w:val="center"/>
                </w:tcPr>
                <w:p w14:paraId="5FC8C852">
                  <w:pPr>
                    <w:rPr>
                      <w:rFonts w:hint="eastAsia" w:ascii="宋体" w:hAnsi="宋体"/>
                      <w:szCs w:val="21"/>
                    </w:rPr>
                  </w:pPr>
                  <w:r>
                    <w:rPr>
                      <w:rFonts w:hint="eastAsia" w:ascii="宋体" w:hAnsi="宋体"/>
                      <w:szCs w:val="21"/>
                    </w:rPr>
                    <w:t>4.1可交互式编辑框架设计</w:t>
                  </w:r>
                </w:p>
                <w:p w14:paraId="34B9E6AE">
                  <w:pPr>
                    <w:rPr>
                      <w:rFonts w:hint="eastAsia" w:ascii="宋体" w:hAnsi="宋体"/>
                      <w:szCs w:val="21"/>
                    </w:rPr>
                  </w:pPr>
                  <w:r>
                    <w:rPr>
                      <w:rFonts w:hint="eastAsia" w:ascii="宋体" w:hAnsi="宋体"/>
                      <w:szCs w:val="21"/>
                    </w:rPr>
                    <w:t>4.2图元自定义扩展机制</w:t>
                  </w:r>
                </w:p>
                <w:p w14:paraId="6E19D6C1">
                  <w:pPr>
                    <w:rPr>
                      <w:rFonts w:hint="eastAsia" w:ascii="宋体" w:hAnsi="宋体"/>
                      <w:szCs w:val="21"/>
                    </w:rPr>
                  </w:pPr>
                  <w:r>
                    <w:rPr>
                      <w:rFonts w:hint="eastAsia" w:ascii="宋体" w:hAnsi="宋体"/>
                      <w:szCs w:val="21"/>
                    </w:rPr>
                    <w:t>4.3拓扑约束保持与自动一致性维护</w:t>
                  </w:r>
                </w:p>
              </w:tc>
            </w:tr>
            <w:tr w14:paraId="42898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2312" w:type="dxa"/>
                  <w:vAlign w:val="center"/>
                </w:tcPr>
                <w:p w14:paraId="2F8FC6E0">
                  <w:pPr>
                    <w:rPr>
                      <w:rFonts w:hint="eastAsia" w:ascii="宋体" w:hAnsi="宋体"/>
                      <w:szCs w:val="21"/>
                    </w:rPr>
                  </w:pPr>
                  <w:r>
                    <w:rPr>
                      <w:rFonts w:hint="eastAsia" w:ascii="宋体" w:hAnsi="宋体"/>
                      <w:szCs w:val="21"/>
                    </w:rPr>
                    <w:t>项目验证</w:t>
                  </w:r>
                </w:p>
              </w:tc>
              <w:tc>
                <w:tcPr>
                  <w:tcW w:w="2059" w:type="dxa"/>
                  <w:vAlign w:val="center"/>
                </w:tcPr>
                <w:p w14:paraId="39CD4908">
                  <w:pPr>
                    <w:rPr>
                      <w:rFonts w:hint="eastAsia" w:ascii="宋体" w:hAnsi="宋体"/>
                      <w:szCs w:val="21"/>
                    </w:rPr>
                  </w:pPr>
                  <w:r>
                    <w:rPr>
                      <w:szCs w:val="20"/>
                    </w:rPr>
                    <w:t>202</w:t>
                  </w:r>
                  <w:r>
                    <w:rPr>
                      <w:rFonts w:hint="eastAsia"/>
                      <w:szCs w:val="20"/>
                    </w:rPr>
                    <w:t>6</w:t>
                  </w:r>
                  <w:r>
                    <w:rPr>
                      <w:szCs w:val="20"/>
                    </w:rPr>
                    <w:t>.</w:t>
                  </w:r>
                  <w:r>
                    <w:rPr>
                      <w:rFonts w:hint="eastAsia"/>
                      <w:szCs w:val="20"/>
                    </w:rPr>
                    <w:t>10</w:t>
                  </w:r>
                  <w:r>
                    <w:rPr>
                      <w:szCs w:val="20"/>
                    </w:rPr>
                    <w:t>-202</w:t>
                  </w:r>
                  <w:r>
                    <w:rPr>
                      <w:rFonts w:hint="eastAsia"/>
                      <w:szCs w:val="20"/>
                    </w:rPr>
                    <w:t>6</w:t>
                  </w:r>
                  <w:r>
                    <w:rPr>
                      <w:szCs w:val="20"/>
                    </w:rPr>
                    <w:t>.</w:t>
                  </w:r>
                  <w:r>
                    <w:rPr>
                      <w:rFonts w:hint="eastAsia"/>
                      <w:szCs w:val="20"/>
                    </w:rPr>
                    <w:t>11</w:t>
                  </w:r>
                </w:p>
              </w:tc>
              <w:tc>
                <w:tcPr>
                  <w:tcW w:w="4221" w:type="dxa"/>
                  <w:vAlign w:val="center"/>
                </w:tcPr>
                <w:p w14:paraId="01A162D5">
                  <w:pPr>
                    <w:rPr>
                      <w:szCs w:val="20"/>
                    </w:rPr>
                  </w:pPr>
                  <w:r>
                    <w:rPr>
                      <w:rFonts w:hint="eastAsia"/>
                      <w:szCs w:val="20"/>
                    </w:rPr>
                    <w:t>1、配电系统原理图自动生成验证；</w:t>
                  </w:r>
                </w:p>
                <w:p w14:paraId="27592EBE">
                  <w:pPr>
                    <w:rPr>
                      <w:szCs w:val="20"/>
                    </w:rPr>
                  </w:pPr>
                  <w:r>
                    <w:rPr>
                      <w:rFonts w:hint="eastAsia"/>
                      <w:szCs w:val="20"/>
                    </w:rPr>
                    <w:t>2、复杂配电系统图绘制测试；</w:t>
                  </w:r>
                </w:p>
                <w:p w14:paraId="38D445E1">
                  <w:pPr>
                    <w:rPr>
                      <w:szCs w:val="20"/>
                    </w:rPr>
                  </w:pPr>
                  <w:r>
                    <w:rPr>
                      <w:rFonts w:hint="eastAsia"/>
                      <w:szCs w:val="20"/>
                    </w:rPr>
                    <w:t>3、系统试运行。</w:t>
                  </w:r>
                </w:p>
              </w:tc>
            </w:tr>
            <w:tr w14:paraId="33E0F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2312" w:type="dxa"/>
                  <w:vAlign w:val="center"/>
                </w:tcPr>
                <w:p w14:paraId="32157D22">
                  <w:pPr>
                    <w:rPr>
                      <w:rFonts w:hint="eastAsia" w:ascii="宋体" w:hAnsi="宋体"/>
                      <w:szCs w:val="21"/>
                    </w:rPr>
                  </w:pPr>
                  <w:r>
                    <w:rPr>
                      <w:rFonts w:hint="eastAsia" w:ascii="宋体" w:hAnsi="宋体"/>
                      <w:szCs w:val="21"/>
                    </w:rPr>
                    <w:t>项目总结</w:t>
                  </w:r>
                </w:p>
              </w:tc>
              <w:tc>
                <w:tcPr>
                  <w:tcW w:w="2059" w:type="dxa"/>
                  <w:vAlign w:val="center"/>
                </w:tcPr>
                <w:p w14:paraId="7D6E4D40">
                  <w:pPr>
                    <w:rPr>
                      <w:rFonts w:hint="eastAsia" w:ascii="宋体" w:hAnsi="宋体"/>
                      <w:szCs w:val="21"/>
                    </w:rPr>
                  </w:pPr>
                  <w:r>
                    <w:rPr>
                      <w:szCs w:val="20"/>
                    </w:rPr>
                    <w:t>202</w:t>
                  </w:r>
                  <w:r>
                    <w:rPr>
                      <w:rFonts w:hint="eastAsia"/>
                      <w:szCs w:val="20"/>
                    </w:rPr>
                    <w:t>6</w:t>
                  </w:r>
                  <w:r>
                    <w:rPr>
                      <w:szCs w:val="20"/>
                    </w:rPr>
                    <w:t>.</w:t>
                  </w:r>
                  <w:r>
                    <w:rPr>
                      <w:rFonts w:hint="eastAsia"/>
                      <w:szCs w:val="20"/>
                    </w:rPr>
                    <w:t>11</w:t>
                  </w:r>
                  <w:r>
                    <w:rPr>
                      <w:szCs w:val="20"/>
                    </w:rPr>
                    <w:t>-202</w:t>
                  </w:r>
                  <w:r>
                    <w:rPr>
                      <w:rFonts w:hint="eastAsia"/>
                      <w:szCs w:val="20"/>
                    </w:rPr>
                    <w:t>6</w:t>
                  </w:r>
                  <w:r>
                    <w:rPr>
                      <w:szCs w:val="20"/>
                    </w:rPr>
                    <w:t>.</w:t>
                  </w:r>
                  <w:r>
                    <w:rPr>
                      <w:rFonts w:hint="eastAsia"/>
                      <w:szCs w:val="20"/>
                    </w:rPr>
                    <w:t>12</w:t>
                  </w:r>
                </w:p>
              </w:tc>
              <w:tc>
                <w:tcPr>
                  <w:tcW w:w="4221" w:type="dxa"/>
                  <w:vAlign w:val="center"/>
                </w:tcPr>
                <w:p w14:paraId="0B969088">
                  <w:pPr>
                    <w:numPr>
                      <w:ilvl w:val="0"/>
                      <w:numId w:val="3"/>
                    </w:numPr>
                    <w:rPr>
                      <w:szCs w:val="20"/>
                    </w:rPr>
                  </w:pPr>
                  <w:r>
                    <w:rPr>
                      <w:rFonts w:hint="eastAsia"/>
                      <w:szCs w:val="20"/>
                    </w:rPr>
                    <w:t>整理技术成果；</w:t>
                  </w:r>
                </w:p>
                <w:p w14:paraId="2A3363AF">
                  <w:pPr>
                    <w:numPr>
                      <w:ilvl w:val="0"/>
                      <w:numId w:val="3"/>
                    </w:numPr>
                    <w:rPr>
                      <w:szCs w:val="20"/>
                    </w:rPr>
                  </w:pPr>
                  <w:r>
                    <w:rPr>
                      <w:rFonts w:hint="eastAsia"/>
                      <w:szCs w:val="20"/>
                    </w:rPr>
                    <w:t>评估预期成效；</w:t>
                  </w:r>
                </w:p>
                <w:p w14:paraId="108405D9">
                  <w:pPr>
                    <w:numPr>
                      <w:ilvl w:val="0"/>
                      <w:numId w:val="3"/>
                    </w:numPr>
                    <w:rPr>
                      <w:szCs w:val="20"/>
                    </w:rPr>
                  </w:pPr>
                  <w:r>
                    <w:rPr>
                      <w:szCs w:val="20"/>
                    </w:rPr>
                    <w:t>总结项目成果和不足</w:t>
                  </w:r>
                  <w:r>
                    <w:rPr>
                      <w:rFonts w:hint="eastAsia"/>
                      <w:szCs w:val="20"/>
                    </w:rPr>
                    <w:t>。</w:t>
                  </w:r>
                </w:p>
              </w:tc>
            </w:tr>
          </w:tbl>
          <w:p w14:paraId="7135B580">
            <w:pPr>
              <w:pStyle w:val="8"/>
              <w:spacing w:line="390" w:lineRule="exact"/>
              <w:ind w:firstLine="0" w:firstLineChars="0"/>
              <w:rPr>
                <w:rFonts w:hint="eastAsia" w:ascii="宋体" w:hAnsi="宋体"/>
                <w:color w:val="0D0D0D"/>
              </w:rPr>
            </w:pPr>
          </w:p>
          <w:p w14:paraId="510E42FF">
            <w:pPr>
              <w:pStyle w:val="8"/>
              <w:spacing w:line="390" w:lineRule="exact"/>
              <w:ind w:firstLine="0" w:firstLineChars="0"/>
              <w:rPr>
                <w:rFonts w:hint="eastAsia" w:ascii="宋体" w:hAnsi="宋体"/>
                <w:color w:val="0D0D0D"/>
              </w:rPr>
            </w:pPr>
          </w:p>
          <w:p w14:paraId="4F0880CB">
            <w:pPr>
              <w:pStyle w:val="8"/>
              <w:spacing w:line="390" w:lineRule="exact"/>
              <w:ind w:firstLine="482"/>
              <w:rPr>
                <w:rFonts w:hint="eastAsia" w:ascii="宋体" w:hAnsi="宋体" w:cs="仿宋"/>
                <w:b/>
                <w:bCs/>
                <w:kern w:val="0"/>
              </w:rPr>
            </w:pPr>
            <w:r>
              <w:rPr>
                <w:rFonts w:ascii="宋体" w:hAnsi="宋体" w:cs="仿宋"/>
                <w:b/>
                <w:bCs/>
                <w:kern w:val="0"/>
              </w:rPr>
              <w:t>课题</w:t>
            </w:r>
            <w:r>
              <w:rPr>
                <w:rFonts w:hint="eastAsia" w:ascii="宋体" w:hAnsi="宋体" w:cs="仿宋"/>
                <w:b/>
                <w:bCs/>
                <w:kern w:val="0"/>
              </w:rPr>
              <w:t>3</w:t>
            </w:r>
            <w:r>
              <w:rPr>
                <w:rFonts w:ascii="宋体" w:hAnsi="宋体" w:cs="仿宋"/>
                <w:b/>
                <w:bCs/>
                <w:kern w:val="0"/>
              </w:rPr>
              <w:t>基于配电拓扑的一致性智能校验与参数核算</w:t>
            </w:r>
          </w:p>
          <w:p w14:paraId="1441CC68">
            <w:pPr>
              <w:pStyle w:val="8"/>
              <w:spacing w:line="390" w:lineRule="exact"/>
              <w:rPr>
                <w:rFonts w:hint="eastAsia" w:ascii="宋体" w:hAnsi="宋体"/>
                <w:color w:val="0D0D0D"/>
              </w:rPr>
            </w:pPr>
            <w:r>
              <w:rPr>
                <w:rFonts w:ascii="宋体" w:hAnsi="宋体"/>
                <w:color w:val="0D0D0D"/>
              </w:rPr>
              <w:t>项目周期初步为12个月，即2026年</w:t>
            </w:r>
            <w:r>
              <w:rPr>
                <w:rFonts w:hint="eastAsia" w:ascii="宋体" w:hAnsi="宋体"/>
                <w:color w:val="0D0D0D"/>
              </w:rPr>
              <w:t>1</w:t>
            </w:r>
            <w:r>
              <w:rPr>
                <w:rFonts w:ascii="宋体" w:hAnsi="宋体"/>
                <w:color w:val="0D0D0D"/>
              </w:rPr>
              <w:t>月—202</w:t>
            </w:r>
            <w:r>
              <w:rPr>
                <w:rFonts w:hint="eastAsia" w:ascii="宋体" w:hAnsi="宋体"/>
                <w:color w:val="0D0D0D"/>
              </w:rPr>
              <w:t>6</w:t>
            </w:r>
            <w:r>
              <w:rPr>
                <w:rFonts w:ascii="宋体" w:hAnsi="宋体"/>
                <w:color w:val="0D0D0D"/>
              </w:rPr>
              <w:t>年</w:t>
            </w:r>
            <w:r>
              <w:rPr>
                <w:rFonts w:hint="eastAsia" w:ascii="宋体" w:hAnsi="宋体"/>
                <w:color w:val="0D0D0D"/>
              </w:rPr>
              <w:t>12</w:t>
            </w:r>
            <w:r>
              <w:rPr>
                <w:rFonts w:ascii="宋体" w:hAnsi="宋体"/>
                <w:color w:val="0D0D0D"/>
              </w:rPr>
              <w:t>月，进行项目计划安排，具体计划见下表：</w:t>
            </w:r>
          </w:p>
          <w:tbl>
            <w:tblPr>
              <w:tblStyle w:val="13"/>
              <w:tblW w:w="85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2"/>
              <w:gridCol w:w="2059"/>
              <w:gridCol w:w="4221"/>
            </w:tblGrid>
            <w:tr w14:paraId="0972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2312" w:type="dxa"/>
                </w:tcPr>
                <w:p w14:paraId="3B4B7165">
                  <w:pPr>
                    <w:rPr>
                      <w:rFonts w:hint="eastAsia" w:ascii="宋体" w:hAnsi="宋体"/>
                      <w:b/>
                      <w:szCs w:val="21"/>
                    </w:rPr>
                  </w:pPr>
                  <w:r>
                    <w:rPr>
                      <w:rFonts w:hint="eastAsia" w:ascii="宋体" w:hAnsi="宋体"/>
                      <w:b/>
                      <w:szCs w:val="21"/>
                    </w:rPr>
                    <w:t>阶段</w:t>
                  </w:r>
                </w:p>
              </w:tc>
              <w:tc>
                <w:tcPr>
                  <w:tcW w:w="2059" w:type="dxa"/>
                </w:tcPr>
                <w:p w14:paraId="584A11B2">
                  <w:pPr>
                    <w:rPr>
                      <w:rFonts w:hint="eastAsia" w:ascii="宋体" w:hAnsi="宋体"/>
                      <w:b/>
                      <w:szCs w:val="21"/>
                    </w:rPr>
                  </w:pPr>
                  <w:r>
                    <w:rPr>
                      <w:rFonts w:hint="eastAsia" w:ascii="宋体" w:hAnsi="宋体"/>
                      <w:b/>
                      <w:szCs w:val="21"/>
                    </w:rPr>
                    <w:t>时间</w:t>
                  </w:r>
                </w:p>
              </w:tc>
              <w:tc>
                <w:tcPr>
                  <w:tcW w:w="4221" w:type="dxa"/>
                </w:tcPr>
                <w:p w14:paraId="2C95C9FC">
                  <w:pPr>
                    <w:rPr>
                      <w:rFonts w:hint="eastAsia" w:ascii="宋体" w:hAnsi="宋体"/>
                      <w:b/>
                      <w:szCs w:val="21"/>
                    </w:rPr>
                  </w:pPr>
                  <w:r>
                    <w:rPr>
                      <w:rFonts w:ascii="宋体" w:hAnsi="宋体"/>
                      <w:b/>
                      <w:szCs w:val="21"/>
                    </w:rPr>
                    <w:t>工作内容</w:t>
                  </w:r>
                </w:p>
              </w:tc>
            </w:tr>
            <w:tr w14:paraId="5B5BC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09A7D15D">
                  <w:pPr>
                    <w:rPr>
                      <w:rFonts w:hint="eastAsia" w:ascii="宋体" w:hAnsi="宋体"/>
                      <w:szCs w:val="21"/>
                    </w:rPr>
                  </w:pPr>
                  <w:r>
                    <w:rPr>
                      <w:rFonts w:hint="eastAsia" w:ascii="宋体" w:hAnsi="宋体"/>
                      <w:szCs w:val="21"/>
                    </w:rPr>
                    <w:t>子课题1</w:t>
                  </w:r>
                </w:p>
              </w:tc>
              <w:tc>
                <w:tcPr>
                  <w:tcW w:w="2059" w:type="dxa"/>
                  <w:vAlign w:val="center"/>
                </w:tcPr>
                <w:p w14:paraId="061781F4">
                  <w:pPr>
                    <w:rPr>
                      <w:rFonts w:hint="eastAsia" w:ascii="宋体" w:hAnsi="宋体"/>
                      <w:szCs w:val="21"/>
                    </w:rPr>
                  </w:pPr>
                  <w:r>
                    <w:rPr>
                      <w:szCs w:val="20"/>
                    </w:rPr>
                    <w:t>2026.01-2026.04</w:t>
                  </w:r>
                </w:p>
              </w:tc>
              <w:tc>
                <w:tcPr>
                  <w:tcW w:w="4221" w:type="dxa"/>
                  <w:vAlign w:val="center"/>
                </w:tcPr>
                <w:p w14:paraId="73AD6241">
                  <w:pPr>
                    <w:rPr>
                      <w:rFonts w:hint="eastAsia" w:ascii="宋体" w:hAnsi="宋体"/>
                      <w:szCs w:val="21"/>
                    </w:rPr>
                  </w:pPr>
                  <w:r>
                    <w:rPr>
                      <w:rFonts w:hint="eastAsia" w:ascii="宋体" w:hAnsi="宋体"/>
                      <w:szCs w:val="21"/>
                    </w:rPr>
                    <w:t>1.1负荷校验规范标准化建模</w:t>
                  </w:r>
                </w:p>
                <w:p w14:paraId="5D9F5CC2">
                  <w:pPr>
                    <w:rPr>
                      <w:rFonts w:hint="eastAsia" w:ascii="宋体" w:hAnsi="宋体"/>
                      <w:szCs w:val="21"/>
                    </w:rPr>
                  </w:pPr>
                  <w:r>
                    <w:rPr>
                      <w:rFonts w:hint="eastAsia" w:ascii="宋体" w:hAnsi="宋体"/>
                      <w:szCs w:val="21"/>
                    </w:rPr>
                    <w:t>1.2负荷清单解析及合规性校验</w:t>
                  </w:r>
                </w:p>
                <w:p w14:paraId="45B67623">
                  <w:pPr>
                    <w:rPr>
                      <w:rFonts w:hint="eastAsia" w:ascii="宋体" w:hAnsi="宋体"/>
                      <w:szCs w:val="21"/>
                    </w:rPr>
                  </w:pPr>
                  <w:r>
                    <w:rPr>
                      <w:rFonts w:hint="eastAsia" w:ascii="宋体" w:hAnsi="宋体"/>
                      <w:szCs w:val="21"/>
                    </w:rPr>
                    <w:t>1.3负荷等级与供电策略一致性校验</w:t>
                  </w:r>
                </w:p>
                <w:p w14:paraId="147B5AEC">
                  <w:pPr>
                    <w:rPr>
                      <w:szCs w:val="20"/>
                    </w:rPr>
                  </w:pPr>
                  <w:r>
                    <w:rPr>
                      <w:rFonts w:hint="eastAsia" w:ascii="宋体" w:hAnsi="宋体"/>
                      <w:szCs w:val="21"/>
                    </w:rPr>
                    <w:t>1.4回路容量与负荷分配合理性校验</w:t>
                  </w:r>
                </w:p>
              </w:tc>
            </w:tr>
            <w:tr w14:paraId="506CC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6BAA3149">
                  <w:pPr>
                    <w:rPr>
                      <w:rFonts w:hint="eastAsia" w:ascii="宋体" w:hAnsi="宋体"/>
                      <w:szCs w:val="21"/>
                    </w:rPr>
                  </w:pPr>
                  <w:r>
                    <w:rPr>
                      <w:rFonts w:hint="eastAsia" w:ascii="宋体" w:hAnsi="宋体"/>
                      <w:szCs w:val="21"/>
                    </w:rPr>
                    <w:t>子课题2</w:t>
                  </w:r>
                </w:p>
              </w:tc>
              <w:tc>
                <w:tcPr>
                  <w:tcW w:w="2059" w:type="dxa"/>
                  <w:vAlign w:val="center"/>
                </w:tcPr>
                <w:p w14:paraId="7B31AB96">
                  <w:pPr>
                    <w:rPr>
                      <w:rFonts w:hint="eastAsia" w:ascii="宋体" w:hAnsi="宋体"/>
                      <w:szCs w:val="21"/>
                    </w:rPr>
                  </w:pPr>
                  <w:r>
                    <w:rPr>
                      <w:szCs w:val="20"/>
                    </w:rPr>
                    <w:t>2026.0</w:t>
                  </w:r>
                  <w:r>
                    <w:rPr>
                      <w:rFonts w:hint="eastAsia"/>
                      <w:szCs w:val="20"/>
                    </w:rPr>
                    <w:t>4</w:t>
                  </w:r>
                  <w:r>
                    <w:rPr>
                      <w:szCs w:val="20"/>
                    </w:rPr>
                    <w:t>-2026.</w:t>
                  </w:r>
                  <w:r>
                    <w:rPr>
                      <w:rFonts w:hint="eastAsia"/>
                      <w:szCs w:val="20"/>
                    </w:rPr>
                    <w:t>08</w:t>
                  </w:r>
                </w:p>
              </w:tc>
              <w:tc>
                <w:tcPr>
                  <w:tcW w:w="4221" w:type="dxa"/>
                  <w:vAlign w:val="center"/>
                </w:tcPr>
                <w:p w14:paraId="0F9E77CA">
                  <w:pPr>
                    <w:rPr>
                      <w:rFonts w:hint="eastAsia" w:ascii="宋体" w:hAnsi="宋体"/>
                      <w:szCs w:val="21"/>
                    </w:rPr>
                  </w:pPr>
                  <w:r>
                    <w:rPr>
                      <w:rFonts w:hint="eastAsia" w:ascii="宋体" w:hAnsi="宋体"/>
                      <w:szCs w:val="21"/>
                    </w:rPr>
                    <w:t>2.1电缆校验规范标准化建模</w:t>
                  </w:r>
                </w:p>
                <w:p w14:paraId="4D66440B">
                  <w:pPr>
                    <w:rPr>
                      <w:rFonts w:hint="eastAsia" w:ascii="宋体" w:hAnsi="宋体"/>
                      <w:szCs w:val="21"/>
                    </w:rPr>
                  </w:pPr>
                  <w:r>
                    <w:rPr>
                      <w:rFonts w:hint="eastAsia" w:ascii="宋体" w:hAnsi="宋体"/>
                      <w:szCs w:val="21"/>
                    </w:rPr>
                    <w:t>2.2电缆载流量、电压降等指标计算校核</w:t>
                  </w:r>
                </w:p>
                <w:p w14:paraId="75FEF0E7">
                  <w:pPr>
                    <w:rPr>
                      <w:szCs w:val="20"/>
                    </w:rPr>
                  </w:pPr>
                  <w:r>
                    <w:rPr>
                      <w:rFonts w:hint="eastAsia" w:ascii="宋体" w:hAnsi="宋体"/>
                      <w:szCs w:val="21"/>
                    </w:rPr>
                    <w:t>2.3电缆规格与设备匹配校验</w:t>
                  </w:r>
                </w:p>
              </w:tc>
            </w:tr>
            <w:tr w14:paraId="6193C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77BC5D8F">
                  <w:pPr>
                    <w:rPr>
                      <w:rFonts w:hint="eastAsia" w:ascii="宋体" w:hAnsi="宋体"/>
                      <w:szCs w:val="21"/>
                    </w:rPr>
                  </w:pPr>
                  <w:r>
                    <w:rPr>
                      <w:rFonts w:hint="eastAsia" w:ascii="宋体" w:hAnsi="宋体"/>
                      <w:szCs w:val="21"/>
                    </w:rPr>
                    <w:t>子课题3</w:t>
                  </w:r>
                </w:p>
              </w:tc>
              <w:tc>
                <w:tcPr>
                  <w:tcW w:w="2059" w:type="dxa"/>
                  <w:vAlign w:val="center"/>
                </w:tcPr>
                <w:p w14:paraId="105E3415">
                  <w:pPr>
                    <w:rPr>
                      <w:rFonts w:hint="eastAsia" w:ascii="宋体" w:hAnsi="宋体"/>
                      <w:szCs w:val="21"/>
                    </w:rPr>
                  </w:pPr>
                  <w:r>
                    <w:rPr>
                      <w:szCs w:val="20"/>
                    </w:rPr>
                    <w:t>2026.</w:t>
                  </w:r>
                  <w:r>
                    <w:rPr>
                      <w:rFonts w:hint="eastAsia"/>
                      <w:szCs w:val="20"/>
                    </w:rPr>
                    <w:t>04</w:t>
                  </w:r>
                  <w:r>
                    <w:rPr>
                      <w:szCs w:val="20"/>
                    </w:rPr>
                    <w:t>-202</w:t>
                  </w:r>
                  <w:r>
                    <w:rPr>
                      <w:rFonts w:hint="eastAsia"/>
                      <w:szCs w:val="20"/>
                    </w:rPr>
                    <w:t>6</w:t>
                  </w:r>
                  <w:r>
                    <w:rPr>
                      <w:szCs w:val="20"/>
                    </w:rPr>
                    <w:t>.</w:t>
                  </w:r>
                  <w:r>
                    <w:rPr>
                      <w:rFonts w:hint="eastAsia"/>
                      <w:szCs w:val="20"/>
                    </w:rPr>
                    <w:t>10</w:t>
                  </w:r>
                </w:p>
              </w:tc>
              <w:tc>
                <w:tcPr>
                  <w:tcW w:w="4221" w:type="dxa"/>
                  <w:vAlign w:val="center"/>
                </w:tcPr>
                <w:p w14:paraId="0900CA4C">
                  <w:pPr>
                    <w:rPr>
                      <w:rFonts w:hint="eastAsia" w:ascii="宋体" w:hAnsi="宋体"/>
                      <w:szCs w:val="21"/>
                    </w:rPr>
                  </w:pPr>
                  <w:r>
                    <w:rPr>
                      <w:rFonts w:hint="eastAsia" w:ascii="宋体" w:hAnsi="宋体"/>
                      <w:szCs w:val="21"/>
                    </w:rPr>
                    <w:t>3.1交叉线检测与重布线算法</w:t>
                  </w:r>
                </w:p>
                <w:p w14:paraId="7E5D6FB7">
                  <w:pPr>
                    <w:rPr>
                      <w:szCs w:val="20"/>
                    </w:rPr>
                  </w:pPr>
                  <w:r>
                    <w:rPr>
                      <w:rFonts w:hint="eastAsia" w:ascii="宋体" w:hAnsi="宋体"/>
                      <w:szCs w:val="21"/>
                    </w:rPr>
                    <w:t>3.2跨页关联自动标注算法</w:t>
                  </w:r>
                </w:p>
              </w:tc>
            </w:tr>
            <w:tr w14:paraId="42B7B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7CA628E3">
                  <w:pPr>
                    <w:rPr>
                      <w:rFonts w:hint="eastAsia" w:ascii="宋体" w:hAnsi="宋体"/>
                      <w:szCs w:val="21"/>
                    </w:rPr>
                  </w:pPr>
                  <w:r>
                    <w:rPr>
                      <w:rFonts w:hint="eastAsia" w:ascii="宋体" w:hAnsi="宋体"/>
                      <w:szCs w:val="21"/>
                    </w:rPr>
                    <w:t>子课题4</w:t>
                  </w:r>
                </w:p>
              </w:tc>
              <w:tc>
                <w:tcPr>
                  <w:tcW w:w="2059" w:type="dxa"/>
                  <w:vAlign w:val="center"/>
                </w:tcPr>
                <w:p w14:paraId="0D7B7F8F">
                  <w:pPr>
                    <w:rPr>
                      <w:szCs w:val="20"/>
                    </w:rPr>
                  </w:pPr>
                  <w:r>
                    <w:rPr>
                      <w:szCs w:val="20"/>
                    </w:rPr>
                    <w:t>202</w:t>
                  </w:r>
                  <w:r>
                    <w:rPr>
                      <w:rFonts w:hint="eastAsia"/>
                      <w:szCs w:val="20"/>
                    </w:rPr>
                    <w:t>6</w:t>
                  </w:r>
                  <w:r>
                    <w:rPr>
                      <w:szCs w:val="20"/>
                    </w:rPr>
                    <w:t>.0</w:t>
                  </w:r>
                  <w:r>
                    <w:rPr>
                      <w:rFonts w:hint="eastAsia"/>
                      <w:szCs w:val="20"/>
                    </w:rPr>
                    <w:t>8</w:t>
                  </w:r>
                  <w:r>
                    <w:rPr>
                      <w:szCs w:val="20"/>
                    </w:rPr>
                    <w:t>-202</w:t>
                  </w:r>
                  <w:r>
                    <w:rPr>
                      <w:rFonts w:hint="eastAsia"/>
                      <w:szCs w:val="20"/>
                    </w:rPr>
                    <w:t>6</w:t>
                  </w:r>
                  <w:r>
                    <w:rPr>
                      <w:szCs w:val="20"/>
                    </w:rPr>
                    <w:t>.</w:t>
                  </w:r>
                  <w:r>
                    <w:rPr>
                      <w:rFonts w:hint="eastAsia"/>
                      <w:szCs w:val="20"/>
                    </w:rPr>
                    <w:t>10</w:t>
                  </w:r>
                </w:p>
              </w:tc>
              <w:tc>
                <w:tcPr>
                  <w:tcW w:w="4221" w:type="dxa"/>
                  <w:vAlign w:val="center"/>
                </w:tcPr>
                <w:p w14:paraId="55D9446D">
                  <w:pPr>
                    <w:rPr>
                      <w:rFonts w:hint="eastAsia" w:ascii="宋体" w:hAnsi="宋体"/>
                      <w:szCs w:val="21"/>
                    </w:rPr>
                  </w:pPr>
                  <w:r>
                    <w:rPr>
                      <w:rFonts w:hint="eastAsia" w:ascii="宋体" w:hAnsi="宋体"/>
                      <w:szCs w:val="21"/>
                    </w:rPr>
                    <w:t>4.1可交互式编辑框架设计</w:t>
                  </w:r>
                </w:p>
                <w:p w14:paraId="0B22DB46">
                  <w:pPr>
                    <w:rPr>
                      <w:rFonts w:hint="eastAsia" w:ascii="宋体" w:hAnsi="宋体"/>
                      <w:szCs w:val="21"/>
                    </w:rPr>
                  </w:pPr>
                  <w:r>
                    <w:rPr>
                      <w:rFonts w:hint="eastAsia" w:ascii="宋体" w:hAnsi="宋体"/>
                      <w:szCs w:val="21"/>
                    </w:rPr>
                    <w:t>4.2图元自定义扩展机制</w:t>
                  </w:r>
                </w:p>
                <w:p w14:paraId="5342BF74">
                  <w:pPr>
                    <w:rPr>
                      <w:rFonts w:hint="eastAsia" w:ascii="宋体" w:hAnsi="宋体"/>
                      <w:szCs w:val="21"/>
                    </w:rPr>
                  </w:pPr>
                  <w:r>
                    <w:rPr>
                      <w:rFonts w:hint="eastAsia" w:ascii="宋体" w:hAnsi="宋体"/>
                      <w:szCs w:val="21"/>
                    </w:rPr>
                    <w:t>4.3拓扑约束保持与自动一致性维护</w:t>
                  </w:r>
                </w:p>
              </w:tc>
            </w:tr>
            <w:tr w14:paraId="21447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2312" w:type="dxa"/>
                  <w:vAlign w:val="center"/>
                </w:tcPr>
                <w:p w14:paraId="1D5D06B0">
                  <w:pPr>
                    <w:rPr>
                      <w:rFonts w:hint="eastAsia" w:ascii="宋体" w:hAnsi="宋体"/>
                      <w:szCs w:val="21"/>
                    </w:rPr>
                  </w:pPr>
                  <w:r>
                    <w:rPr>
                      <w:rFonts w:hint="eastAsia" w:ascii="宋体" w:hAnsi="宋体"/>
                      <w:szCs w:val="21"/>
                    </w:rPr>
                    <w:t>项目验证</w:t>
                  </w:r>
                </w:p>
              </w:tc>
              <w:tc>
                <w:tcPr>
                  <w:tcW w:w="2059" w:type="dxa"/>
                  <w:vAlign w:val="center"/>
                </w:tcPr>
                <w:p w14:paraId="14D659EB">
                  <w:pPr>
                    <w:rPr>
                      <w:rFonts w:hint="eastAsia" w:ascii="宋体" w:hAnsi="宋体"/>
                      <w:szCs w:val="21"/>
                    </w:rPr>
                  </w:pPr>
                  <w:r>
                    <w:rPr>
                      <w:szCs w:val="20"/>
                    </w:rPr>
                    <w:t>202</w:t>
                  </w:r>
                  <w:r>
                    <w:rPr>
                      <w:rFonts w:hint="eastAsia"/>
                      <w:szCs w:val="20"/>
                    </w:rPr>
                    <w:t>6</w:t>
                  </w:r>
                  <w:r>
                    <w:rPr>
                      <w:szCs w:val="20"/>
                    </w:rPr>
                    <w:t>.</w:t>
                  </w:r>
                  <w:r>
                    <w:rPr>
                      <w:rFonts w:hint="eastAsia"/>
                      <w:szCs w:val="20"/>
                    </w:rPr>
                    <w:t>10</w:t>
                  </w:r>
                  <w:r>
                    <w:rPr>
                      <w:szCs w:val="20"/>
                    </w:rPr>
                    <w:t>-202</w:t>
                  </w:r>
                  <w:r>
                    <w:rPr>
                      <w:rFonts w:hint="eastAsia"/>
                      <w:szCs w:val="20"/>
                    </w:rPr>
                    <w:t>6</w:t>
                  </w:r>
                  <w:r>
                    <w:rPr>
                      <w:szCs w:val="20"/>
                    </w:rPr>
                    <w:t>.</w:t>
                  </w:r>
                  <w:r>
                    <w:rPr>
                      <w:rFonts w:hint="eastAsia"/>
                      <w:szCs w:val="20"/>
                    </w:rPr>
                    <w:t>11</w:t>
                  </w:r>
                </w:p>
              </w:tc>
              <w:tc>
                <w:tcPr>
                  <w:tcW w:w="4221" w:type="dxa"/>
                  <w:vAlign w:val="center"/>
                </w:tcPr>
                <w:p w14:paraId="7E4446E3">
                  <w:pPr>
                    <w:rPr>
                      <w:szCs w:val="20"/>
                    </w:rPr>
                  </w:pPr>
                  <w:r>
                    <w:rPr>
                      <w:rFonts w:hint="eastAsia"/>
                      <w:szCs w:val="20"/>
                    </w:rPr>
                    <w:t>1、配电系统原理图自动生成验证；</w:t>
                  </w:r>
                </w:p>
                <w:p w14:paraId="1C606D5A">
                  <w:pPr>
                    <w:rPr>
                      <w:szCs w:val="20"/>
                    </w:rPr>
                  </w:pPr>
                  <w:r>
                    <w:rPr>
                      <w:rFonts w:hint="eastAsia"/>
                      <w:szCs w:val="20"/>
                    </w:rPr>
                    <w:t>2、复杂配电系统图绘制测试；</w:t>
                  </w:r>
                </w:p>
                <w:p w14:paraId="3A4FC4FA">
                  <w:pPr>
                    <w:rPr>
                      <w:szCs w:val="20"/>
                    </w:rPr>
                  </w:pPr>
                  <w:r>
                    <w:rPr>
                      <w:rFonts w:hint="eastAsia"/>
                      <w:szCs w:val="20"/>
                    </w:rPr>
                    <w:t>3、系统试运行。</w:t>
                  </w:r>
                </w:p>
              </w:tc>
            </w:tr>
            <w:tr w14:paraId="6668D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2312" w:type="dxa"/>
                  <w:vAlign w:val="center"/>
                </w:tcPr>
                <w:p w14:paraId="5A6BD28B">
                  <w:pPr>
                    <w:rPr>
                      <w:rFonts w:hint="eastAsia" w:ascii="宋体" w:hAnsi="宋体"/>
                      <w:szCs w:val="21"/>
                    </w:rPr>
                  </w:pPr>
                  <w:r>
                    <w:rPr>
                      <w:rFonts w:hint="eastAsia" w:ascii="宋体" w:hAnsi="宋体"/>
                      <w:szCs w:val="21"/>
                    </w:rPr>
                    <w:t>项目总结</w:t>
                  </w:r>
                </w:p>
              </w:tc>
              <w:tc>
                <w:tcPr>
                  <w:tcW w:w="2059" w:type="dxa"/>
                  <w:vAlign w:val="center"/>
                </w:tcPr>
                <w:p w14:paraId="7578FE1A">
                  <w:pPr>
                    <w:rPr>
                      <w:rFonts w:hint="eastAsia" w:ascii="宋体" w:hAnsi="宋体"/>
                      <w:szCs w:val="21"/>
                    </w:rPr>
                  </w:pPr>
                  <w:r>
                    <w:rPr>
                      <w:szCs w:val="20"/>
                    </w:rPr>
                    <w:t>202</w:t>
                  </w:r>
                  <w:r>
                    <w:rPr>
                      <w:rFonts w:hint="eastAsia"/>
                      <w:szCs w:val="20"/>
                    </w:rPr>
                    <w:t>6</w:t>
                  </w:r>
                  <w:r>
                    <w:rPr>
                      <w:szCs w:val="20"/>
                    </w:rPr>
                    <w:t>.</w:t>
                  </w:r>
                  <w:r>
                    <w:rPr>
                      <w:rFonts w:hint="eastAsia"/>
                      <w:szCs w:val="20"/>
                    </w:rPr>
                    <w:t>11</w:t>
                  </w:r>
                  <w:r>
                    <w:rPr>
                      <w:szCs w:val="20"/>
                    </w:rPr>
                    <w:t>-202</w:t>
                  </w:r>
                  <w:r>
                    <w:rPr>
                      <w:rFonts w:hint="eastAsia"/>
                      <w:szCs w:val="20"/>
                    </w:rPr>
                    <w:t>6</w:t>
                  </w:r>
                  <w:r>
                    <w:rPr>
                      <w:szCs w:val="20"/>
                    </w:rPr>
                    <w:t>.</w:t>
                  </w:r>
                  <w:r>
                    <w:rPr>
                      <w:rFonts w:hint="eastAsia"/>
                      <w:szCs w:val="20"/>
                    </w:rPr>
                    <w:t>12</w:t>
                  </w:r>
                </w:p>
              </w:tc>
              <w:tc>
                <w:tcPr>
                  <w:tcW w:w="4221" w:type="dxa"/>
                  <w:vAlign w:val="center"/>
                </w:tcPr>
                <w:p w14:paraId="3DB922F5">
                  <w:pPr>
                    <w:numPr>
                      <w:ilvl w:val="0"/>
                      <w:numId w:val="4"/>
                    </w:numPr>
                    <w:rPr>
                      <w:szCs w:val="20"/>
                    </w:rPr>
                  </w:pPr>
                  <w:r>
                    <w:rPr>
                      <w:rFonts w:hint="eastAsia"/>
                      <w:szCs w:val="20"/>
                    </w:rPr>
                    <w:t>整理技术成果；</w:t>
                  </w:r>
                </w:p>
                <w:p w14:paraId="027EE00F">
                  <w:pPr>
                    <w:numPr>
                      <w:ilvl w:val="0"/>
                      <w:numId w:val="4"/>
                    </w:numPr>
                    <w:rPr>
                      <w:szCs w:val="20"/>
                    </w:rPr>
                  </w:pPr>
                  <w:r>
                    <w:rPr>
                      <w:rFonts w:hint="eastAsia"/>
                      <w:szCs w:val="20"/>
                    </w:rPr>
                    <w:t>评估预期成效；</w:t>
                  </w:r>
                </w:p>
                <w:p w14:paraId="586644C3">
                  <w:pPr>
                    <w:numPr>
                      <w:ilvl w:val="0"/>
                      <w:numId w:val="4"/>
                    </w:numPr>
                    <w:rPr>
                      <w:szCs w:val="20"/>
                    </w:rPr>
                  </w:pPr>
                  <w:r>
                    <w:rPr>
                      <w:szCs w:val="20"/>
                    </w:rPr>
                    <w:t>总结项目成果和不足</w:t>
                  </w:r>
                  <w:r>
                    <w:rPr>
                      <w:rFonts w:hint="eastAsia"/>
                      <w:szCs w:val="20"/>
                    </w:rPr>
                    <w:t>。</w:t>
                  </w:r>
                </w:p>
              </w:tc>
            </w:tr>
          </w:tbl>
          <w:p w14:paraId="5F3B8B9F">
            <w:pPr>
              <w:pStyle w:val="8"/>
              <w:spacing w:line="390" w:lineRule="exact"/>
              <w:ind w:firstLine="0" w:firstLineChars="0"/>
              <w:rPr>
                <w:rFonts w:hint="eastAsia" w:ascii="宋体" w:hAnsi="宋体"/>
                <w:color w:val="0D0D0D"/>
              </w:rPr>
            </w:pPr>
          </w:p>
          <w:p w14:paraId="0A684435">
            <w:pPr>
              <w:pStyle w:val="8"/>
              <w:spacing w:line="390" w:lineRule="exact"/>
              <w:ind w:firstLine="0" w:firstLineChars="0"/>
              <w:rPr>
                <w:rFonts w:hint="eastAsia" w:ascii="宋体" w:hAnsi="宋体"/>
                <w:color w:val="0D0D0D"/>
              </w:rPr>
            </w:pPr>
          </w:p>
          <w:p w14:paraId="0EB4FF4E">
            <w:pPr>
              <w:pStyle w:val="8"/>
              <w:spacing w:line="390" w:lineRule="exact"/>
              <w:ind w:firstLine="482"/>
              <w:rPr>
                <w:rFonts w:hint="eastAsia" w:ascii="宋体" w:hAnsi="宋体" w:cs="仿宋"/>
                <w:b/>
                <w:bCs/>
                <w:kern w:val="0"/>
              </w:rPr>
            </w:pPr>
            <w:r>
              <w:rPr>
                <w:rFonts w:ascii="宋体" w:hAnsi="宋体" w:cs="仿宋"/>
                <w:b/>
                <w:bCs/>
                <w:kern w:val="0"/>
              </w:rPr>
              <w:t>课题</w:t>
            </w:r>
            <w:r>
              <w:rPr>
                <w:rFonts w:hint="eastAsia" w:ascii="宋体" w:hAnsi="宋体" w:cs="仿宋"/>
                <w:b/>
                <w:bCs/>
                <w:kern w:val="0"/>
              </w:rPr>
              <w:t>4</w:t>
            </w:r>
            <w:r>
              <w:rPr>
                <w:rFonts w:ascii="宋体" w:hAnsi="宋体" w:cs="仿宋"/>
                <w:b/>
                <w:bCs/>
                <w:kern w:val="0"/>
              </w:rPr>
              <w:t>舱室照明照度计算与灯具智能选型</w:t>
            </w:r>
          </w:p>
          <w:p w14:paraId="50B31C6E">
            <w:pPr>
              <w:pStyle w:val="8"/>
              <w:spacing w:line="390" w:lineRule="exact"/>
              <w:rPr>
                <w:rFonts w:hint="eastAsia" w:ascii="宋体" w:hAnsi="宋体"/>
                <w:color w:val="0D0D0D"/>
              </w:rPr>
            </w:pPr>
            <w:r>
              <w:rPr>
                <w:rFonts w:ascii="宋体" w:hAnsi="宋体"/>
                <w:color w:val="0D0D0D"/>
              </w:rPr>
              <w:t>项目周期初步为12个月，即2026年</w:t>
            </w:r>
            <w:r>
              <w:rPr>
                <w:rFonts w:hint="eastAsia" w:ascii="宋体" w:hAnsi="宋体"/>
                <w:color w:val="0D0D0D"/>
              </w:rPr>
              <w:t>7</w:t>
            </w:r>
            <w:r>
              <w:rPr>
                <w:rFonts w:ascii="宋体" w:hAnsi="宋体"/>
                <w:color w:val="0D0D0D"/>
              </w:rPr>
              <w:t>月—20</w:t>
            </w:r>
            <w:r>
              <w:rPr>
                <w:rFonts w:hint="eastAsia" w:ascii="宋体" w:hAnsi="宋体"/>
                <w:color w:val="0D0D0D"/>
              </w:rPr>
              <w:t>27</w:t>
            </w:r>
            <w:r>
              <w:rPr>
                <w:rFonts w:ascii="宋体" w:hAnsi="宋体"/>
                <w:color w:val="0D0D0D"/>
              </w:rPr>
              <w:t>年</w:t>
            </w:r>
            <w:r>
              <w:rPr>
                <w:rFonts w:hint="eastAsia" w:ascii="宋体" w:hAnsi="宋体"/>
                <w:color w:val="0D0D0D"/>
              </w:rPr>
              <w:t>6</w:t>
            </w:r>
            <w:r>
              <w:rPr>
                <w:rFonts w:ascii="宋体" w:hAnsi="宋体"/>
                <w:color w:val="0D0D0D"/>
              </w:rPr>
              <w:t>月，进行项目计划安排，具体计划见下表：</w:t>
            </w:r>
          </w:p>
          <w:tbl>
            <w:tblPr>
              <w:tblStyle w:val="13"/>
              <w:tblW w:w="85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2"/>
              <w:gridCol w:w="2059"/>
              <w:gridCol w:w="4221"/>
            </w:tblGrid>
            <w:tr w14:paraId="1A4A3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2312" w:type="dxa"/>
                </w:tcPr>
                <w:p w14:paraId="3CAA36C2">
                  <w:pPr>
                    <w:rPr>
                      <w:rFonts w:hint="eastAsia" w:ascii="宋体" w:hAnsi="宋体"/>
                      <w:b/>
                      <w:szCs w:val="21"/>
                    </w:rPr>
                  </w:pPr>
                  <w:r>
                    <w:rPr>
                      <w:rFonts w:hint="eastAsia" w:ascii="宋体" w:hAnsi="宋体"/>
                      <w:b/>
                      <w:szCs w:val="21"/>
                    </w:rPr>
                    <w:t>阶段</w:t>
                  </w:r>
                </w:p>
              </w:tc>
              <w:tc>
                <w:tcPr>
                  <w:tcW w:w="2059" w:type="dxa"/>
                </w:tcPr>
                <w:p w14:paraId="6903916E">
                  <w:pPr>
                    <w:rPr>
                      <w:rFonts w:hint="eastAsia" w:ascii="宋体" w:hAnsi="宋体"/>
                      <w:b/>
                      <w:szCs w:val="21"/>
                    </w:rPr>
                  </w:pPr>
                  <w:r>
                    <w:rPr>
                      <w:rFonts w:hint="eastAsia" w:ascii="宋体" w:hAnsi="宋体"/>
                      <w:b/>
                      <w:szCs w:val="21"/>
                    </w:rPr>
                    <w:t>时间</w:t>
                  </w:r>
                </w:p>
              </w:tc>
              <w:tc>
                <w:tcPr>
                  <w:tcW w:w="4221" w:type="dxa"/>
                </w:tcPr>
                <w:p w14:paraId="48EF2AD0">
                  <w:pPr>
                    <w:rPr>
                      <w:rFonts w:hint="eastAsia" w:ascii="宋体" w:hAnsi="宋体"/>
                      <w:b/>
                      <w:szCs w:val="21"/>
                    </w:rPr>
                  </w:pPr>
                  <w:r>
                    <w:rPr>
                      <w:rFonts w:ascii="宋体" w:hAnsi="宋体"/>
                      <w:b/>
                      <w:szCs w:val="21"/>
                    </w:rPr>
                    <w:t>工作内容</w:t>
                  </w:r>
                </w:p>
              </w:tc>
            </w:tr>
            <w:tr w14:paraId="659B6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2D62FA72">
                  <w:pPr>
                    <w:rPr>
                      <w:rFonts w:hint="eastAsia" w:ascii="宋体" w:hAnsi="宋体"/>
                      <w:szCs w:val="21"/>
                    </w:rPr>
                  </w:pPr>
                  <w:r>
                    <w:rPr>
                      <w:rFonts w:hint="eastAsia" w:ascii="宋体" w:hAnsi="宋体"/>
                      <w:szCs w:val="21"/>
                    </w:rPr>
                    <w:t>子课题1</w:t>
                  </w:r>
                </w:p>
              </w:tc>
              <w:tc>
                <w:tcPr>
                  <w:tcW w:w="2059" w:type="dxa"/>
                  <w:vAlign w:val="center"/>
                </w:tcPr>
                <w:p w14:paraId="492EBDE2">
                  <w:pPr>
                    <w:rPr>
                      <w:rFonts w:hint="eastAsia" w:ascii="宋体" w:hAnsi="宋体"/>
                      <w:szCs w:val="21"/>
                    </w:rPr>
                  </w:pPr>
                  <w:r>
                    <w:rPr>
                      <w:szCs w:val="20"/>
                    </w:rPr>
                    <w:t>2026.07-2026.10</w:t>
                  </w:r>
                </w:p>
              </w:tc>
              <w:tc>
                <w:tcPr>
                  <w:tcW w:w="4221" w:type="dxa"/>
                  <w:vAlign w:val="center"/>
                </w:tcPr>
                <w:p w14:paraId="41135A16">
                  <w:pPr>
                    <w:rPr>
                      <w:rFonts w:hint="eastAsia" w:ascii="宋体" w:hAnsi="宋体"/>
                      <w:szCs w:val="21"/>
                    </w:rPr>
                  </w:pPr>
                  <w:r>
                    <w:rPr>
                      <w:rFonts w:hint="eastAsia" w:ascii="宋体" w:hAnsi="宋体"/>
                      <w:szCs w:val="21"/>
                    </w:rPr>
                    <w:t>1.1船舶灯具规格参数知识库</w:t>
                  </w:r>
                </w:p>
                <w:p w14:paraId="0B3AB0C0">
                  <w:pPr>
                    <w:rPr>
                      <w:szCs w:val="20"/>
                    </w:rPr>
                  </w:pPr>
                  <w:r>
                    <w:rPr>
                      <w:rFonts w:hint="eastAsia" w:ascii="宋体" w:hAnsi="宋体"/>
                      <w:szCs w:val="21"/>
                    </w:rPr>
                    <w:t>1.2灯具光学特性建模</w:t>
                  </w:r>
                </w:p>
              </w:tc>
            </w:tr>
            <w:tr w14:paraId="13D29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14C4D765">
                  <w:pPr>
                    <w:rPr>
                      <w:rFonts w:hint="eastAsia" w:ascii="宋体" w:hAnsi="宋体"/>
                      <w:szCs w:val="21"/>
                    </w:rPr>
                  </w:pPr>
                  <w:r>
                    <w:rPr>
                      <w:rFonts w:hint="eastAsia" w:ascii="宋体" w:hAnsi="宋体"/>
                      <w:szCs w:val="21"/>
                    </w:rPr>
                    <w:t>子课题2</w:t>
                  </w:r>
                </w:p>
              </w:tc>
              <w:tc>
                <w:tcPr>
                  <w:tcW w:w="2059" w:type="dxa"/>
                  <w:vAlign w:val="center"/>
                </w:tcPr>
                <w:p w14:paraId="5E87F0A4">
                  <w:pPr>
                    <w:rPr>
                      <w:rFonts w:hint="eastAsia" w:ascii="宋体" w:hAnsi="宋体"/>
                      <w:szCs w:val="21"/>
                    </w:rPr>
                  </w:pPr>
                  <w:r>
                    <w:rPr>
                      <w:szCs w:val="20"/>
                    </w:rPr>
                    <w:t>2026.</w:t>
                  </w:r>
                  <w:r>
                    <w:rPr>
                      <w:rFonts w:hint="eastAsia"/>
                      <w:szCs w:val="20"/>
                    </w:rPr>
                    <w:t>10</w:t>
                  </w:r>
                  <w:r>
                    <w:rPr>
                      <w:szCs w:val="20"/>
                    </w:rPr>
                    <w:t>-202</w:t>
                  </w:r>
                  <w:r>
                    <w:rPr>
                      <w:rFonts w:hint="eastAsia"/>
                      <w:szCs w:val="20"/>
                    </w:rPr>
                    <w:t>7</w:t>
                  </w:r>
                  <w:r>
                    <w:rPr>
                      <w:szCs w:val="20"/>
                    </w:rPr>
                    <w:t>.</w:t>
                  </w:r>
                  <w:r>
                    <w:rPr>
                      <w:rFonts w:hint="eastAsia"/>
                      <w:szCs w:val="20"/>
                    </w:rPr>
                    <w:t>03</w:t>
                  </w:r>
                </w:p>
              </w:tc>
              <w:tc>
                <w:tcPr>
                  <w:tcW w:w="4221" w:type="dxa"/>
                  <w:vAlign w:val="center"/>
                </w:tcPr>
                <w:p w14:paraId="0BE9462C">
                  <w:pPr>
                    <w:rPr>
                      <w:rFonts w:hint="eastAsia" w:ascii="宋体" w:hAnsi="宋体"/>
                      <w:szCs w:val="21"/>
                    </w:rPr>
                  </w:pPr>
                  <w:r>
                    <w:rPr>
                      <w:rFonts w:hint="eastAsia" w:ascii="宋体" w:hAnsi="宋体"/>
                      <w:szCs w:val="21"/>
                    </w:rPr>
                    <w:t>2.1舱室几何特征参数提取</w:t>
                  </w:r>
                </w:p>
                <w:p w14:paraId="0F35AC20">
                  <w:pPr>
                    <w:rPr>
                      <w:rFonts w:hint="eastAsia" w:ascii="宋体" w:hAnsi="宋体"/>
                      <w:szCs w:val="21"/>
                    </w:rPr>
                  </w:pPr>
                  <w:r>
                    <w:rPr>
                      <w:rFonts w:hint="eastAsia" w:ascii="宋体" w:hAnsi="宋体"/>
                      <w:szCs w:val="21"/>
                    </w:rPr>
                    <w:t>2.2光照覆盖模型设计</w:t>
                  </w:r>
                </w:p>
                <w:p w14:paraId="16995806">
                  <w:pPr>
                    <w:rPr>
                      <w:szCs w:val="20"/>
                    </w:rPr>
                  </w:pPr>
                  <w:r>
                    <w:rPr>
                      <w:rFonts w:hint="eastAsia" w:ascii="宋体" w:hAnsi="宋体"/>
                      <w:szCs w:val="21"/>
                    </w:rPr>
                    <w:t>2.3照度计算算法</w:t>
                  </w:r>
                </w:p>
              </w:tc>
            </w:tr>
            <w:tr w14:paraId="0E2D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2312" w:type="dxa"/>
                  <w:vAlign w:val="center"/>
                </w:tcPr>
                <w:p w14:paraId="783B18B2">
                  <w:pPr>
                    <w:rPr>
                      <w:rFonts w:hint="eastAsia" w:ascii="宋体" w:hAnsi="宋体"/>
                      <w:szCs w:val="21"/>
                    </w:rPr>
                  </w:pPr>
                  <w:r>
                    <w:rPr>
                      <w:rFonts w:hint="eastAsia" w:ascii="宋体" w:hAnsi="宋体"/>
                      <w:szCs w:val="21"/>
                    </w:rPr>
                    <w:t>项目验证</w:t>
                  </w:r>
                </w:p>
              </w:tc>
              <w:tc>
                <w:tcPr>
                  <w:tcW w:w="2059" w:type="dxa"/>
                  <w:vAlign w:val="center"/>
                </w:tcPr>
                <w:p w14:paraId="0E2F561C">
                  <w:pPr>
                    <w:rPr>
                      <w:rFonts w:hint="eastAsia" w:ascii="宋体" w:hAnsi="宋体"/>
                      <w:szCs w:val="21"/>
                    </w:rPr>
                  </w:pPr>
                  <w:r>
                    <w:rPr>
                      <w:szCs w:val="20"/>
                    </w:rPr>
                    <w:t>2027.04-2027.05</w:t>
                  </w:r>
                </w:p>
              </w:tc>
              <w:tc>
                <w:tcPr>
                  <w:tcW w:w="4221" w:type="dxa"/>
                  <w:vAlign w:val="center"/>
                </w:tcPr>
                <w:p w14:paraId="3313F277">
                  <w:pPr>
                    <w:rPr>
                      <w:szCs w:val="20"/>
                    </w:rPr>
                  </w:pPr>
                  <w:r>
                    <w:rPr>
                      <w:rFonts w:hint="eastAsia"/>
                      <w:szCs w:val="20"/>
                    </w:rPr>
                    <w:t>1、舱室照度计算与灯具选型功能验证；</w:t>
                  </w:r>
                </w:p>
                <w:p w14:paraId="1F4983DE">
                  <w:pPr>
                    <w:rPr>
                      <w:szCs w:val="20"/>
                    </w:rPr>
                  </w:pPr>
                  <w:r>
                    <w:rPr>
                      <w:rFonts w:hint="eastAsia"/>
                      <w:szCs w:val="20"/>
                    </w:rPr>
                    <w:t>2、典型舱室照明设计测试；</w:t>
                  </w:r>
                </w:p>
                <w:p w14:paraId="01B4BFC7">
                  <w:pPr>
                    <w:rPr>
                      <w:szCs w:val="20"/>
                    </w:rPr>
                  </w:pPr>
                  <w:r>
                    <w:rPr>
                      <w:rFonts w:hint="eastAsia"/>
                      <w:szCs w:val="20"/>
                    </w:rPr>
                    <w:t>3、系统试运行。</w:t>
                  </w:r>
                </w:p>
              </w:tc>
            </w:tr>
            <w:tr w14:paraId="50B8C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2312" w:type="dxa"/>
                  <w:vAlign w:val="center"/>
                </w:tcPr>
                <w:p w14:paraId="10C390B4">
                  <w:pPr>
                    <w:rPr>
                      <w:rFonts w:hint="eastAsia" w:ascii="宋体" w:hAnsi="宋体"/>
                      <w:szCs w:val="21"/>
                    </w:rPr>
                  </w:pPr>
                  <w:r>
                    <w:rPr>
                      <w:rFonts w:hint="eastAsia" w:ascii="宋体" w:hAnsi="宋体"/>
                      <w:szCs w:val="21"/>
                    </w:rPr>
                    <w:t>项目总结</w:t>
                  </w:r>
                </w:p>
              </w:tc>
              <w:tc>
                <w:tcPr>
                  <w:tcW w:w="2059" w:type="dxa"/>
                  <w:vAlign w:val="center"/>
                </w:tcPr>
                <w:p w14:paraId="39930050">
                  <w:pPr>
                    <w:rPr>
                      <w:rFonts w:hint="eastAsia" w:ascii="宋体" w:hAnsi="宋体"/>
                      <w:szCs w:val="21"/>
                    </w:rPr>
                  </w:pPr>
                  <w:r>
                    <w:rPr>
                      <w:szCs w:val="20"/>
                    </w:rPr>
                    <w:t>2027.05-2027.06</w:t>
                  </w:r>
                </w:p>
              </w:tc>
              <w:tc>
                <w:tcPr>
                  <w:tcW w:w="4221" w:type="dxa"/>
                  <w:vAlign w:val="center"/>
                </w:tcPr>
                <w:p w14:paraId="577FDC5F">
                  <w:pPr>
                    <w:numPr>
                      <w:ilvl w:val="0"/>
                      <w:numId w:val="5"/>
                    </w:numPr>
                    <w:rPr>
                      <w:szCs w:val="20"/>
                    </w:rPr>
                  </w:pPr>
                  <w:r>
                    <w:rPr>
                      <w:rFonts w:hint="eastAsia"/>
                      <w:szCs w:val="20"/>
                    </w:rPr>
                    <w:t>整理技术成果；</w:t>
                  </w:r>
                </w:p>
                <w:p w14:paraId="5F360426">
                  <w:pPr>
                    <w:numPr>
                      <w:ilvl w:val="0"/>
                      <w:numId w:val="5"/>
                    </w:numPr>
                    <w:rPr>
                      <w:szCs w:val="20"/>
                    </w:rPr>
                  </w:pPr>
                  <w:r>
                    <w:rPr>
                      <w:rFonts w:hint="eastAsia"/>
                      <w:szCs w:val="20"/>
                    </w:rPr>
                    <w:t>评估预期成效；</w:t>
                  </w:r>
                </w:p>
                <w:p w14:paraId="364A0544">
                  <w:pPr>
                    <w:numPr>
                      <w:ilvl w:val="0"/>
                      <w:numId w:val="5"/>
                    </w:numPr>
                    <w:rPr>
                      <w:szCs w:val="20"/>
                    </w:rPr>
                  </w:pPr>
                  <w:r>
                    <w:rPr>
                      <w:szCs w:val="20"/>
                    </w:rPr>
                    <w:t>总结项目成果和不足</w:t>
                  </w:r>
                  <w:r>
                    <w:rPr>
                      <w:rFonts w:hint="eastAsia"/>
                      <w:szCs w:val="20"/>
                    </w:rPr>
                    <w:t>。</w:t>
                  </w:r>
                </w:p>
              </w:tc>
            </w:tr>
          </w:tbl>
          <w:p w14:paraId="7F422B1E">
            <w:pPr>
              <w:pStyle w:val="8"/>
              <w:spacing w:line="390" w:lineRule="exact"/>
              <w:ind w:firstLine="0" w:firstLineChars="0"/>
              <w:rPr>
                <w:rFonts w:hint="eastAsia" w:ascii="宋体" w:hAnsi="宋体"/>
                <w:color w:val="0D0D0D"/>
              </w:rPr>
            </w:pPr>
          </w:p>
          <w:p w14:paraId="2279C684">
            <w:pPr>
              <w:pStyle w:val="8"/>
              <w:spacing w:line="390" w:lineRule="exact"/>
              <w:ind w:firstLine="0" w:firstLineChars="0"/>
              <w:rPr>
                <w:rFonts w:hint="eastAsia" w:ascii="宋体" w:hAnsi="宋体"/>
                <w:color w:val="0D0D0D"/>
              </w:rPr>
            </w:pPr>
          </w:p>
          <w:p w14:paraId="426ACA07">
            <w:pPr>
              <w:pStyle w:val="8"/>
              <w:spacing w:line="390" w:lineRule="exact"/>
              <w:ind w:firstLine="0" w:firstLineChars="0"/>
              <w:rPr>
                <w:rFonts w:hint="eastAsia" w:ascii="宋体" w:hAnsi="宋体"/>
                <w:color w:val="0D0D0D"/>
              </w:rPr>
            </w:pPr>
          </w:p>
          <w:p w14:paraId="30B2F0C2">
            <w:pPr>
              <w:pStyle w:val="8"/>
              <w:spacing w:line="390" w:lineRule="exact"/>
              <w:ind w:firstLine="0" w:firstLineChars="0"/>
              <w:rPr>
                <w:rFonts w:hint="eastAsia" w:ascii="宋体" w:hAnsi="宋体"/>
                <w:color w:val="0D0D0D"/>
              </w:rPr>
            </w:pPr>
          </w:p>
          <w:p w14:paraId="5BCB1486">
            <w:pPr>
              <w:pStyle w:val="8"/>
              <w:spacing w:line="390" w:lineRule="exact"/>
              <w:ind w:firstLine="482"/>
              <w:rPr>
                <w:rFonts w:hint="eastAsia" w:ascii="宋体" w:hAnsi="宋体" w:cs="仿宋"/>
                <w:b/>
                <w:bCs/>
                <w:kern w:val="0"/>
              </w:rPr>
            </w:pPr>
            <w:r>
              <w:rPr>
                <w:rFonts w:ascii="宋体" w:hAnsi="宋体" w:cs="仿宋"/>
                <w:b/>
                <w:bCs/>
                <w:kern w:val="0"/>
              </w:rPr>
              <w:t>课题</w:t>
            </w:r>
            <w:r>
              <w:rPr>
                <w:rFonts w:hint="eastAsia" w:ascii="宋体" w:hAnsi="宋体" w:cs="仿宋"/>
                <w:b/>
                <w:bCs/>
                <w:kern w:val="0"/>
              </w:rPr>
              <w:t>5舱室照明设备二维智能布局与优化技术研究</w:t>
            </w:r>
          </w:p>
          <w:p w14:paraId="18DF2E8D">
            <w:pPr>
              <w:pStyle w:val="8"/>
              <w:spacing w:line="390" w:lineRule="exact"/>
              <w:rPr>
                <w:rFonts w:hint="eastAsia" w:ascii="宋体" w:hAnsi="宋体"/>
                <w:color w:val="0D0D0D"/>
              </w:rPr>
            </w:pPr>
            <w:r>
              <w:rPr>
                <w:rFonts w:ascii="宋体" w:hAnsi="宋体"/>
                <w:color w:val="0D0D0D"/>
              </w:rPr>
              <w:t>项目周期初步为12个月，即2026年</w:t>
            </w:r>
            <w:r>
              <w:rPr>
                <w:rFonts w:hint="eastAsia" w:ascii="宋体" w:hAnsi="宋体"/>
                <w:color w:val="0D0D0D"/>
              </w:rPr>
              <w:t>1</w:t>
            </w:r>
            <w:r>
              <w:rPr>
                <w:rFonts w:ascii="宋体" w:hAnsi="宋体"/>
                <w:color w:val="0D0D0D"/>
              </w:rPr>
              <w:t>月—202</w:t>
            </w:r>
            <w:r>
              <w:rPr>
                <w:rFonts w:hint="eastAsia" w:ascii="宋体" w:hAnsi="宋体"/>
                <w:color w:val="0D0D0D"/>
              </w:rPr>
              <w:t>6</w:t>
            </w:r>
            <w:r>
              <w:rPr>
                <w:rFonts w:ascii="宋体" w:hAnsi="宋体"/>
                <w:color w:val="0D0D0D"/>
              </w:rPr>
              <w:t>年</w:t>
            </w:r>
            <w:r>
              <w:rPr>
                <w:rFonts w:hint="eastAsia" w:ascii="宋体" w:hAnsi="宋体"/>
                <w:color w:val="0D0D0D"/>
              </w:rPr>
              <w:t>12</w:t>
            </w:r>
            <w:r>
              <w:rPr>
                <w:rFonts w:ascii="宋体" w:hAnsi="宋体"/>
                <w:color w:val="0D0D0D"/>
              </w:rPr>
              <w:t>月，进行项目计划安排，具体计划见下表：</w:t>
            </w:r>
          </w:p>
          <w:tbl>
            <w:tblPr>
              <w:tblStyle w:val="13"/>
              <w:tblW w:w="85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2"/>
              <w:gridCol w:w="2059"/>
              <w:gridCol w:w="4221"/>
            </w:tblGrid>
            <w:tr w14:paraId="67B37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2312" w:type="dxa"/>
                </w:tcPr>
                <w:p w14:paraId="450990D8">
                  <w:pPr>
                    <w:rPr>
                      <w:rFonts w:hint="eastAsia" w:ascii="宋体" w:hAnsi="宋体"/>
                      <w:b/>
                      <w:szCs w:val="21"/>
                    </w:rPr>
                  </w:pPr>
                  <w:r>
                    <w:rPr>
                      <w:rFonts w:hint="eastAsia" w:ascii="宋体" w:hAnsi="宋体"/>
                      <w:b/>
                      <w:szCs w:val="21"/>
                    </w:rPr>
                    <w:t>阶段</w:t>
                  </w:r>
                </w:p>
              </w:tc>
              <w:tc>
                <w:tcPr>
                  <w:tcW w:w="2059" w:type="dxa"/>
                </w:tcPr>
                <w:p w14:paraId="1B067C19">
                  <w:pPr>
                    <w:rPr>
                      <w:rFonts w:hint="eastAsia" w:ascii="宋体" w:hAnsi="宋体"/>
                      <w:b/>
                      <w:szCs w:val="21"/>
                    </w:rPr>
                  </w:pPr>
                  <w:r>
                    <w:rPr>
                      <w:rFonts w:hint="eastAsia" w:ascii="宋体" w:hAnsi="宋体"/>
                      <w:b/>
                      <w:szCs w:val="21"/>
                    </w:rPr>
                    <w:t>时间</w:t>
                  </w:r>
                </w:p>
              </w:tc>
              <w:tc>
                <w:tcPr>
                  <w:tcW w:w="4221" w:type="dxa"/>
                </w:tcPr>
                <w:p w14:paraId="62D38573">
                  <w:pPr>
                    <w:rPr>
                      <w:rFonts w:hint="eastAsia" w:ascii="宋体" w:hAnsi="宋体"/>
                      <w:b/>
                      <w:szCs w:val="21"/>
                    </w:rPr>
                  </w:pPr>
                  <w:r>
                    <w:rPr>
                      <w:rFonts w:ascii="宋体" w:hAnsi="宋体"/>
                      <w:b/>
                      <w:szCs w:val="21"/>
                    </w:rPr>
                    <w:t>工作内容</w:t>
                  </w:r>
                </w:p>
              </w:tc>
            </w:tr>
            <w:tr w14:paraId="19EF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6B518C17">
                  <w:pPr>
                    <w:rPr>
                      <w:rFonts w:hint="eastAsia" w:ascii="宋体" w:hAnsi="宋体"/>
                      <w:szCs w:val="21"/>
                    </w:rPr>
                  </w:pPr>
                  <w:r>
                    <w:rPr>
                      <w:rFonts w:hint="eastAsia" w:ascii="宋体" w:hAnsi="宋体"/>
                      <w:szCs w:val="21"/>
                    </w:rPr>
                    <w:t>子课题1</w:t>
                  </w:r>
                </w:p>
              </w:tc>
              <w:tc>
                <w:tcPr>
                  <w:tcW w:w="2059" w:type="dxa"/>
                  <w:vAlign w:val="center"/>
                </w:tcPr>
                <w:p w14:paraId="32783F0C">
                  <w:pPr>
                    <w:rPr>
                      <w:rFonts w:hint="eastAsia" w:ascii="宋体" w:hAnsi="宋体"/>
                      <w:szCs w:val="21"/>
                    </w:rPr>
                  </w:pPr>
                  <w:r>
                    <w:rPr>
                      <w:szCs w:val="20"/>
                    </w:rPr>
                    <w:t>2026.01-2026.04</w:t>
                  </w:r>
                </w:p>
              </w:tc>
              <w:tc>
                <w:tcPr>
                  <w:tcW w:w="4221" w:type="dxa"/>
                  <w:vAlign w:val="center"/>
                </w:tcPr>
                <w:p w14:paraId="4A179064">
                  <w:pPr>
                    <w:rPr>
                      <w:rFonts w:hint="eastAsia" w:ascii="宋体" w:hAnsi="宋体"/>
                      <w:szCs w:val="21"/>
                    </w:rPr>
                  </w:pPr>
                  <w:r>
                    <w:rPr>
                      <w:rFonts w:hint="eastAsia" w:ascii="宋体" w:hAnsi="宋体"/>
                      <w:szCs w:val="21"/>
                    </w:rPr>
                    <w:t>1.1负荷校验规范标准化建模</w:t>
                  </w:r>
                </w:p>
                <w:p w14:paraId="050B2ECA">
                  <w:pPr>
                    <w:rPr>
                      <w:rFonts w:hint="eastAsia" w:ascii="宋体" w:hAnsi="宋体"/>
                      <w:szCs w:val="21"/>
                    </w:rPr>
                  </w:pPr>
                  <w:r>
                    <w:rPr>
                      <w:rFonts w:hint="eastAsia" w:ascii="宋体" w:hAnsi="宋体"/>
                      <w:szCs w:val="21"/>
                    </w:rPr>
                    <w:t>1.2负荷清单解析及合规性校验</w:t>
                  </w:r>
                </w:p>
                <w:p w14:paraId="190EA26C">
                  <w:pPr>
                    <w:rPr>
                      <w:rFonts w:hint="eastAsia" w:ascii="宋体" w:hAnsi="宋体"/>
                      <w:szCs w:val="21"/>
                    </w:rPr>
                  </w:pPr>
                  <w:r>
                    <w:rPr>
                      <w:rFonts w:hint="eastAsia" w:ascii="宋体" w:hAnsi="宋体"/>
                      <w:szCs w:val="21"/>
                    </w:rPr>
                    <w:t>1.3负荷等级与供电策略一致性校验</w:t>
                  </w:r>
                </w:p>
                <w:p w14:paraId="6179D50F">
                  <w:pPr>
                    <w:rPr>
                      <w:szCs w:val="20"/>
                    </w:rPr>
                  </w:pPr>
                  <w:r>
                    <w:rPr>
                      <w:rFonts w:hint="eastAsia" w:ascii="宋体" w:hAnsi="宋体"/>
                      <w:szCs w:val="21"/>
                    </w:rPr>
                    <w:t>1.4回路容量与负荷分配合理性校验</w:t>
                  </w:r>
                </w:p>
              </w:tc>
            </w:tr>
            <w:tr w14:paraId="360F5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17EA843E">
                  <w:pPr>
                    <w:rPr>
                      <w:rFonts w:hint="eastAsia" w:ascii="宋体" w:hAnsi="宋体"/>
                      <w:szCs w:val="21"/>
                    </w:rPr>
                  </w:pPr>
                  <w:r>
                    <w:rPr>
                      <w:rFonts w:hint="eastAsia" w:ascii="宋体" w:hAnsi="宋体"/>
                      <w:szCs w:val="21"/>
                    </w:rPr>
                    <w:t>子课题2</w:t>
                  </w:r>
                </w:p>
              </w:tc>
              <w:tc>
                <w:tcPr>
                  <w:tcW w:w="2059" w:type="dxa"/>
                  <w:vAlign w:val="center"/>
                </w:tcPr>
                <w:p w14:paraId="1ADFED0E">
                  <w:pPr>
                    <w:rPr>
                      <w:rFonts w:hint="eastAsia" w:ascii="宋体" w:hAnsi="宋体"/>
                      <w:szCs w:val="21"/>
                    </w:rPr>
                  </w:pPr>
                  <w:r>
                    <w:rPr>
                      <w:szCs w:val="20"/>
                    </w:rPr>
                    <w:t>2026.0</w:t>
                  </w:r>
                  <w:r>
                    <w:rPr>
                      <w:rFonts w:hint="eastAsia"/>
                      <w:szCs w:val="20"/>
                    </w:rPr>
                    <w:t>4</w:t>
                  </w:r>
                  <w:r>
                    <w:rPr>
                      <w:szCs w:val="20"/>
                    </w:rPr>
                    <w:t>-2026.</w:t>
                  </w:r>
                  <w:r>
                    <w:rPr>
                      <w:rFonts w:hint="eastAsia"/>
                      <w:szCs w:val="20"/>
                    </w:rPr>
                    <w:t>08</w:t>
                  </w:r>
                </w:p>
              </w:tc>
              <w:tc>
                <w:tcPr>
                  <w:tcW w:w="4221" w:type="dxa"/>
                  <w:vAlign w:val="center"/>
                </w:tcPr>
                <w:p w14:paraId="1B960436">
                  <w:pPr>
                    <w:rPr>
                      <w:rFonts w:hint="eastAsia" w:ascii="宋体" w:hAnsi="宋体"/>
                      <w:szCs w:val="21"/>
                    </w:rPr>
                  </w:pPr>
                  <w:r>
                    <w:rPr>
                      <w:rFonts w:hint="eastAsia" w:ascii="宋体" w:hAnsi="宋体"/>
                      <w:szCs w:val="21"/>
                    </w:rPr>
                    <w:t>2.1电缆校验规范标准化建模</w:t>
                  </w:r>
                </w:p>
                <w:p w14:paraId="652C4217">
                  <w:pPr>
                    <w:rPr>
                      <w:rFonts w:hint="eastAsia" w:ascii="宋体" w:hAnsi="宋体"/>
                      <w:szCs w:val="21"/>
                    </w:rPr>
                  </w:pPr>
                  <w:r>
                    <w:rPr>
                      <w:rFonts w:hint="eastAsia" w:ascii="宋体" w:hAnsi="宋体"/>
                      <w:szCs w:val="21"/>
                    </w:rPr>
                    <w:t>2.2电缆载流量、电压降等指标计算校核</w:t>
                  </w:r>
                </w:p>
                <w:p w14:paraId="6DF04837">
                  <w:pPr>
                    <w:rPr>
                      <w:szCs w:val="20"/>
                    </w:rPr>
                  </w:pPr>
                  <w:r>
                    <w:rPr>
                      <w:rFonts w:hint="eastAsia" w:ascii="宋体" w:hAnsi="宋体"/>
                      <w:szCs w:val="21"/>
                    </w:rPr>
                    <w:t>2.3电缆规格与设备匹配校验</w:t>
                  </w:r>
                </w:p>
              </w:tc>
            </w:tr>
            <w:tr w14:paraId="731D9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0609BF42">
                  <w:pPr>
                    <w:rPr>
                      <w:rFonts w:hint="eastAsia" w:ascii="宋体" w:hAnsi="宋体"/>
                      <w:szCs w:val="21"/>
                    </w:rPr>
                  </w:pPr>
                  <w:r>
                    <w:rPr>
                      <w:rFonts w:hint="eastAsia" w:ascii="宋体" w:hAnsi="宋体"/>
                      <w:szCs w:val="21"/>
                    </w:rPr>
                    <w:t>子课题3</w:t>
                  </w:r>
                </w:p>
              </w:tc>
              <w:tc>
                <w:tcPr>
                  <w:tcW w:w="2059" w:type="dxa"/>
                  <w:vAlign w:val="center"/>
                </w:tcPr>
                <w:p w14:paraId="3EFAFFEC">
                  <w:pPr>
                    <w:rPr>
                      <w:rFonts w:hint="eastAsia" w:ascii="宋体" w:hAnsi="宋体"/>
                      <w:szCs w:val="21"/>
                    </w:rPr>
                  </w:pPr>
                  <w:r>
                    <w:rPr>
                      <w:szCs w:val="20"/>
                    </w:rPr>
                    <w:t>2026.</w:t>
                  </w:r>
                  <w:r>
                    <w:rPr>
                      <w:rFonts w:hint="eastAsia"/>
                      <w:szCs w:val="20"/>
                    </w:rPr>
                    <w:t>04</w:t>
                  </w:r>
                  <w:r>
                    <w:rPr>
                      <w:szCs w:val="20"/>
                    </w:rPr>
                    <w:t>-202</w:t>
                  </w:r>
                  <w:r>
                    <w:rPr>
                      <w:rFonts w:hint="eastAsia"/>
                      <w:szCs w:val="20"/>
                    </w:rPr>
                    <w:t>6</w:t>
                  </w:r>
                  <w:r>
                    <w:rPr>
                      <w:szCs w:val="20"/>
                    </w:rPr>
                    <w:t>.</w:t>
                  </w:r>
                  <w:r>
                    <w:rPr>
                      <w:rFonts w:hint="eastAsia"/>
                      <w:szCs w:val="20"/>
                    </w:rPr>
                    <w:t>10</w:t>
                  </w:r>
                </w:p>
              </w:tc>
              <w:tc>
                <w:tcPr>
                  <w:tcW w:w="4221" w:type="dxa"/>
                  <w:vAlign w:val="center"/>
                </w:tcPr>
                <w:p w14:paraId="3E38DC5F">
                  <w:pPr>
                    <w:rPr>
                      <w:rFonts w:hint="eastAsia" w:ascii="宋体" w:hAnsi="宋体"/>
                      <w:szCs w:val="21"/>
                    </w:rPr>
                  </w:pPr>
                  <w:r>
                    <w:rPr>
                      <w:rFonts w:hint="eastAsia" w:ascii="宋体" w:hAnsi="宋体"/>
                      <w:szCs w:val="21"/>
                    </w:rPr>
                    <w:t>3.1交叉线检测与重布线算法</w:t>
                  </w:r>
                </w:p>
                <w:p w14:paraId="266B07F9">
                  <w:pPr>
                    <w:rPr>
                      <w:szCs w:val="20"/>
                    </w:rPr>
                  </w:pPr>
                  <w:r>
                    <w:rPr>
                      <w:rFonts w:hint="eastAsia" w:ascii="宋体" w:hAnsi="宋体"/>
                      <w:szCs w:val="21"/>
                    </w:rPr>
                    <w:t>3.2跨页关联自动标注算法</w:t>
                  </w:r>
                </w:p>
              </w:tc>
            </w:tr>
            <w:tr w14:paraId="1B08C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2312" w:type="dxa"/>
                  <w:vAlign w:val="center"/>
                </w:tcPr>
                <w:p w14:paraId="525CDD56">
                  <w:pPr>
                    <w:rPr>
                      <w:rFonts w:hint="eastAsia" w:ascii="宋体" w:hAnsi="宋体"/>
                      <w:szCs w:val="21"/>
                    </w:rPr>
                  </w:pPr>
                  <w:r>
                    <w:rPr>
                      <w:rFonts w:hint="eastAsia" w:ascii="宋体" w:hAnsi="宋体"/>
                      <w:szCs w:val="21"/>
                    </w:rPr>
                    <w:t>子课题4</w:t>
                  </w:r>
                </w:p>
              </w:tc>
              <w:tc>
                <w:tcPr>
                  <w:tcW w:w="2059" w:type="dxa"/>
                  <w:vAlign w:val="center"/>
                </w:tcPr>
                <w:p w14:paraId="4FA41691">
                  <w:pPr>
                    <w:rPr>
                      <w:szCs w:val="20"/>
                    </w:rPr>
                  </w:pPr>
                  <w:r>
                    <w:rPr>
                      <w:szCs w:val="20"/>
                    </w:rPr>
                    <w:t>202</w:t>
                  </w:r>
                  <w:r>
                    <w:rPr>
                      <w:rFonts w:hint="eastAsia"/>
                      <w:szCs w:val="20"/>
                    </w:rPr>
                    <w:t>6</w:t>
                  </w:r>
                  <w:r>
                    <w:rPr>
                      <w:szCs w:val="20"/>
                    </w:rPr>
                    <w:t>.0</w:t>
                  </w:r>
                  <w:r>
                    <w:rPr>
                      <w:rFonts w:hint="eastAsia"/>
                      <w:szCs w:val="20"/>
                    </w:rPr>
                    <w:t>8</w:t>
                  </w:r>
                  <w:r>
                    <w:rPr>
                      <w:szCs w:val="20"/>
                    </w:rPr>
                    <w:t>-202</w:t>
                  </w:r>
                  <w:r>
                    <w:rPr>
                      <w:rFonts w:hint="eastAsia"/>
                      <w:szCs w:val="20"/>
                    </w:rPr>
                    <w:t>6</w:t>
                  </w:r>
                  <w:r>
                    <w:rPr>
                      <w:szCs w:val="20"/>
                    </w:rPr>
                    <w:t>.</w:t>
                  </w:r>
                  <w:r>
                    <w:rPr>
                      <w:rFonts w:hint="eastAsia"/>
                      <w:szCs w:val="20"/>
                    </w:rPr>
                    <w:t>10</w:t>
                  </w:r>
                </w:p>
              </w:tc>
              <w:tc>
                <w:tcPr>
                  <w:tcW w:w="4221" w:type="dxa"/>
                  <w:vAlign w:val="center"/>
                </w:tcPr>
                <w:p w14:paraId="650288D9">
                  <w:pPr>
                    <w:rPr>
                      <w:rFonts w:hint="eastAsia" w:ascii="宋体" w:hAnsi="宋体"/>
                      <w:szCs w:val="21"/>
                    </w:rPr>
                  </w:pPr>
                  <w:r>
                    <w:rPr>
                      <w:rFonts w:hint="eastAsia" w:ascii="宋体" w:hAnsi="宋体"/>
                      <w:szCs w:val="21"/>
                    </w:rPr>
                    <w:t>4.1可交互式编辑框架设计</w:t>
                  </w:r>
                </w:p>
                <w:p w14:paraId="2D48D44F">
                  <w:pPr>
                    <w:rPr>
                      <w:rFonts w:hint="eastAsia" w:ascii="宋体" w:hAnsi="宋体"/>
                      <w:szCs w:val="21"/>
                    </w:rPr>
                  </w:pPr>
                  <w:r>
                    <w:rPr>
                      <w:rFonts w:hint="eastAsia" w:ascii="宋体" w:hAnsi="宋体"/>
                      <w:szCs w:val="21"/>
                    </w:rPr>
                    <w:t>4.2图元自定义扩展机制</w:t>
                  </w:r>
                </w:p>
                <w:p w14:paraId="5E05AE9E">
                  <w:pPr>
                    <w:rPr>
                      <w:rFonts w:hint="eastAsia" w:ascii="宋体" w:hAnsi="宋体"/>
                      <w:szCs w:val="21"/>
                    </w:rPr>
                  </w:pPr>
                  <w:r>
                    <w:rPr>
                      <w:rFonts w:hint="eastAsia" w:ascii="宋体" w:hAnsi="宋体"/>
                      <w:szCs w:val="21"/>
                    </w:rPr>
                    <w:t>4.3拓扑约束保持与自动一致性维护</w:t>
                  </w:r>
                </w:p>
              </w:tc>
            </w:tr>
            <w:tr w14:paraId="08483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2312" w:type="dxa"/>
                  <w:vAlign w:val="center"/>
                </w:tcPr>
                <w:p w14:paraId="3BD481DD">
                  <w:pPr>
                    <w:rPr>
                      <w:rFonts w:hint="eastAsia" w:ascii="宋体" w:hAnsi="宋体"/>
                      <w:szCs w:val="21"/>
                    </w:rPr>
                  </w:pPr>
                  <w:r>
                    <w:rPr>
                      <w:rFonts w:hint="eastAsia" w:ascii="宋体" w:hAnsi="宋体"/>
                      <w:szCs w:val="21"/>
                    </w:rPr>
                    <w:t>项目验证</w:t>
                  </w:r>
                </w:p>
              </w:tc>
              <w:tc>
                <w:tcPr>
                  <w:tcW w:w="2059" w:type="dxa"/>
                  <w:vAlign w:val="center"/>
                </w:tcPr>
                <w:p w14:paraId="6286D246">
                  <w:pPr>
                    <w:rPr>
                      <w:rFonts w:hint="eastAsia" w:ascii="宋体" w:hAnsi="宋体"/>
                      <w:szCs w:val="21"/>
                    </w:rPr>
                  </w:pPr>
                  <w:r>
                    <w:rPr>
                      <w:szCs w:val="20"/>
                    </w:rPr>
                    <w:t>202</w:t>
                  </w:r>
                  <w:r>
                    <w:rPr>
                      <w:rFonts w:hint="eastAsia"/>
                      <w:szCs w:val="20"/>
                    </w:rPr>
                    <w:t>6</w:t>
                  </w:r>
                  <w:r>
                    <w:rPr>
                      <w:szCs w:val="20"/>
                    </w:rPr>
                    <w:t>.</w:t>
                  </w:r>
                  <w:r>
                    <w:rPr>
                      <w:rFonts w:hint="eastAsia"/>
                      <w:szCs w:val="20"/>
                    </w:rPr>
                    <w:t>10</w:t>
                  </w:r>
                  <w:r>
                    <w:rPr>
                      <w:szCs w:val="20"/>
                    </w:rPr>
                    <w:t>-202</w:t>
                  </w:r>
                  <w:r>
                    <w:rPr>
                      <w:rFonts w:hint="eastAsia"/>
                      <w:szCs w:val="20"/>
                    </w:rPr>
                    <w:t>6</w:t>
                  </w:r>
                  <w:r>
                    <w:rPr>
                      <w:szCs w:val="20"/>
                    </w:rPr>
                    <w:t>.</w:t>
                  </w:r>
                  <w:r>
                    <w:rPr>
                      <w:rFonts w:hint="eastAsia"/>
                      <w:szCs w:val="20"/>
                    </w:rPr>
                    <w:t>11</w:t>
                  </w:r>
                </w:p>
              </w:tc>
              <w:tc>
                <w:tcPr>
                  <w:tcW w:w="4221" w:type="dxa"/>
                  <w:vAlign w:val="center"/>
                </w:tcPr>
                <w:p w14:paraId="693DC336">
                  <w:pPr>
                    <w:rPr>
                      <w:szCs w:val="20"/>
                    </w:rPr>
                  </w:pPr>
                  <w:r>
                    <w:rPr>
                      <w:rFonts w:hint="eastAsia"/>
                      <w:szCs w:val="20"/>
                    </w:rPr>
                    <w:t>1、配电系统原理图自动生成验证；</w:t>
                  </w:r>
                </w:p>
                <w:p w14:paraId="0176CB28">
                  <w:pPr>
                    <w:rPr>
                      <w:szCs w:val="20"/>
                    </w:rPr>
                  </w:pPr>
                  <w:r>
                    <w:rPr>
                      <w:rFonts w:hint="eastAsia"/>
                      <w:szCs w:val="20"/>
                    </w:rPr>
                    <w:t>2、复杂配电系统图绘制测试；</w:t>
                  </w:r>
                </w:p>
                <w:p w14:paraId="455C7D85">
                  <w:pPr>
                    <w:rPr>
                      <w:szCs w:val="20"/>
                    </w:rPr>
                  </w:pPr>
                  <w:r>
                    <w:rPr>
                      <w:rFonts w:hint="eastAsia"/>
                      <w:szCs w:val="20"/>
                    </w:rPr>
                    <w:t>3、系统试运行。</w:t>
                  </w:r>
                </w:p>
              </w:tc>
            </w:tr>
            <w:tr w14:paraId="20C29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2312" w:type="dxa"/>
                  <w:vAlign w:val="center"/>
                </w:tcPr>
                <w:p w14:paraId="5544E0A6">
                  <w:pPr>
                    <w:rPr>
                      <w:rFonts w:hint="eastAsia" w:ascii="宋体" w:hAnsi="宋体"/>
                      <w:szCs w:val="21"/>
                    </w:rPr>
                  </w:pPr>
                  <w:r>
                    <w:rPr>
                      <w:rFonts w:hint="eastAsia" w:ascii="宋体" w:hAnsi="宋体"/>
                      <w:szCs w:val="21"/>
                    </w:rPr>
                    <w:t>项目总结</w:t>
                  </w:r>
                </w:p>
              </w:tc>
              <w:tc>
                <w:tcPr>
                  <w:tcW w:w="2059" w:type="dxa"/>
                  <w:vAlign w:val="center"/>
                </w:tcPr>
                <w:p w14:paraId="4E6B1EB7">
                  <w:pPr>
                    <w:rPr>
                      <w:rFonts w:hint="eastAsia" w:ascii="宋体" w:hAnsi="宋体"/>
                      <w:szCs w:val="21"/>
                    </w:rPr>
                  </w:pPr>
                  <w:r>
                    <w:rPr>
                      <w:szCs w:val="20"/>
                    </w:rPr>
                    <w:t>202</w:t>
                  </w:r>
                  <w:r>
                    <w:rPr>
                      <w:rFonts w:hint="eastAsia"/>
                      <w:szCs w:val="20"/>
                    </w:rPr>
                    <w:t>6</w:t>
                  </w:r>
                  <w:r>
                    <w:rPr>
                      <w:szCs w:val="20"/>
                    </w:rPr>
                    <w:t>.</w:t>
                  </w:r>
                  <w:r>
                    <w:rPr>
                      <w:rFonts w:hint="eastAsia"/>
                      <w:szCs w:val="20"/>
                    </w:rPr>
                    <w:t>11</w:t>
                  </w:r>
                  <w:r>
                    <w:rPr>
                      <w:szCs w:val="20"/>
                    </w:rPr>
                    <w:t>-202</w:t>
                  </w:r>
                  <w:r>
                    <w:rPr>
                      <w:rFonts w:hint="eastAsia"/>
                      <w:szCs w:val="20"/>
                    </w:rPr>
                    <w:t>6</w:t>
                  </w:r>
                  <w:r>
                    <w:rPr>
                      <w:szCs w:val="20"/>
                    </w:rPr>
                    <w:t>.</w:t>
                  </w:r>
                  <w:r>
                    <w:rPr>
                      <w:rFonts w:hint="eastAsia"/>
                      <w:szCs w:val="20"/>
                    </w:rPr>
                    <w:t>12</w:t>
                  </w:r>
                </w:p>
              </w:tc>
              <w:tc>
                <w:tcPr>
                  <w:tcW w:w="4221" w:type="dxa"/>
                  <w:vAlign w:val="center"/>
                </w:tcPr>
                <w:p w14:paraId="7E862739">
                  <w:pPr>
                    <w:numPr>
                      <w:ilvl w:val="0"/>
                      <w:numId w:val="6"/>
                    </w:numPr>
                    <w:rPr>
                      <w:szCs w:val="20"/>
                    </w:rPr>
                  </w:pPr>
                  <w:r>
                    <w:rPr>
                      <w:rFonts w:hint="eastAsia"/>
                      <w:szCs w:val="20"/>
                    </w:rPr>
                    <w:t>整理技术成果；</w:t>
                  </w:r>
                </w:p>
                <w:p w14:paraId="7B9BA040">
                  <w:pPr>
                    <w:numPr>
                      <w:ilvl w:val="0"/>
                      <w:numId w:val="6"/>
                    </w:numPr>
                    <w:rPr>
                      <w:szCs w:val="20"/>
                    </w:rPr>
                  </w:pPr>
                  <w:r>
                    <w:rPr>
                      <w:rFonts w:hint="eastAsia"/>
                      <w:szCs w:val="20"/>
                    </w:rPr>
                    <w:t>评估预期成效；</w:t>
                  </w:r>
                </w:p>
                <w:p w14:paraId="1C5FC2D8">
                  <w:pPr>
                    <w:numPr>
                      <w:ilvl w:val="0"/>
                      <w:numId w:val="6"/>
                    </w:numPr>
                    <w:rPr>
                      <w:szCs w:val="20"/>
                    </w:rPr>
                  </w:pPr>
                  <w:r>
                    <w:rPr>
                      <w:szCs w:val="20"/>
                    </w:rPr>
                    <w:t>总结项目成果和不足</w:t>
                  </w:r>
                  <w:r>
                    <w:rPr>
                      <w:rFonts w:hint="eastAsia"/>
                      <w:szCs w:val="20"/>
                    </w:rPr>
                    <w:t>。</w:t>
                  </w:r>
                </w:p>
              </w:tc>
            </w:tr>
          </w:tbl>
          <w:p w14:paraId="354904E8">
            <w:pPr>
              <w:pStyle w:val="8"/>
              <w:spacing w:line="390" w:lineRule="exact"/>
              <w:ind w:firstLine="0" w:firstLineChars="0"/>
              <w:rPr>
                <w:rFonts w:hint="eastAsia" w:ascii="宋体" w:hAnsi="宋体"/>
                <w:color w:val="0D0D0D"/>
              </w:rPr>
            </w:pPr>
          </w:p>
          <w:p w14:paraId="450918BB">
            <w:pPr>
              <w:pStyle w:val="8"/>
              <w:spacing w:line="390" w:lineRule="exact"/>
              <w:ind w:firstLine="0" w:firstLineChars="0"/>
              <w:rPr>
                <w:rFonts w:hint="eastAsia" w:ascii="宋体" w:hAnsi="宋体"/>
                <w:color w:val="0D0D0D"/>
              </w:rPr>
            </w:pPr>
          </w:p>
          <w:p w14:paraId="2B43C8EF">
            <w:pPr>
              <w:pStyle w:val="8"/>
              <w:spacing w:line="390" w:lineRule="exact"/>
              <w:ind w:firstLine="0" w:firstLineChars="0"/>
              <w:rPr>
                <w:rFonts w:hint="eastAsia" w:ascii="宋体" w:hAnsi="宋体"/>
                <w:color w:val="0D0D0D"/>
              </w:rPr>
            </w:pPr>
          </w:p>
          <w:p w14:paraId="6EBC8344">
            <w:pPr>
              <w:pStyle w:val="8"/>
              <w:spacing w:line="390" w:lineRule="exact"/>
              <w:ind w:firstLine="0" w:firstLineChars="0"/>
              <w:rPr>
                <w:rFonts w:hint="eastAsia" w:ascii="宋体" w:hAnsi="宋体"/>
                <w:color w:val="0D0D0D"/>
              </w:rPr>
            </w:pPr>
          </w:p>
          <w:p w14:paraId="35782038">
            <w:pPr>
              <w:pStyle w:val="8"/>
              <w:spacing w:line="390" w:lineRule="exact"/>
              <w:ind w:firstLine="0" w:firstLineChars="0"/>
              <w:rPr>
                <w:rFonts w:hint="eastAsia" w:ascii="宋体" w:hAnsi="宋体"/>
                <w:color w:val="0D0D0D"/>
              </w:rPr>
            </w:pPr>
          </w:p>
          <w:p w14:paraId="2194DDE8">
            <w:pPr>
              <w:pStyle w:val="8"/>
              <w:spacing w:line="390" w:lineRule="exact"/>
              <w:ind w:firstLine="0" w:firstLineChars="0"/>
              <w:rPr>
                <w:rFonts w:hint="eastAsia" w:ascii="宋体" w:hAnsi="宋体"/>
                <w:color w:val="0D0D0D"/>
              </w:rPr>
            </w:pPr>
          </w:p>
          <w:p w14:paraId="32417FF0">
            <w:pPr>
              <w:pStyle w:val="8"/>
              <w:spacing w:line="390" w:lineRule="exact"/>
              <w:ind w:firstLine="0" w:firstLineChars="0"/>
              <w:rPr>
                <w:rFonts w:hint="eastAsia" w:ascii="宋体" w:hAnsi="宋体"/>
                <w:color w:val="0D0D0D"/>
              </w:rPr>
            </w:pPr>
          </w:p>
          <w:p w14:paraId="4B7B482A">
            <w:pPr>
              <w:pStyle w:val="8"/>
              <w:spacing w:line="390" w:lineRule="exact"/>
              <w:ind w:firstLine="0" w:firstLineChars="0"/>
              <w:rPr>
                <w:rFonts w:hint="eastAsia" w:ascii="宋体" w:hAnsi="宋体"/>
                <w:color w:val="0D0D0D"/>
              </w:rPr>
            </w:pPr>
          </w:p>
          <w:p w14:paraId="480F0E69">
            <w:pPr>
              <w:pStyle w:val="8"/>
              <w:spacing w:line="390" w:lineRule="exact"/>
              <w:ind w:firstLine="0" w:firstLineChars="0"/>
              <w:rPr>
                <w:rFonts w:hint="eastAsia" w:ascii="宋体" w:hAnsi="宋体"/>
                <w:color w:val="0D0D0D"/>
              </w:rPr>
            </w:pPr>
          </w:p>
          <w:p w14:paraId="30C3DAD5">
            <w:pPr>
              <w:pStyle w:val="8"/>
              <w:spacing w:line="390" w:lineRule="exact"/>
              <w:ind w:firstLine="0" w:firstLineChars="0"/>
              <w:rPr>
                <w:rFonts w:hint="eastAsia" w:ascii="宋体" w:hAnsi="宋体"/>
                <w:color w:val="0D0D0D"/>
              </w:rPr>
            </w:pPr>
          </w:p>
        </w:tc>
      </w:tr>
      <w:tr w14:paraId="30C3DB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3826" w:hRule="atLeast"/>
          <w:jc w:val="center"/>
        </w:trPr>
        <w:tc>
          <w:tcPr>
            <w:tcW w:w="9419" w:type="dxa"/>
            <w:gridSpan w:val="2"/>
            <w:tcBorders>
              <w:top w:val="single" w:color="auto" w:sz="4" w:space="0"/>
              <w:left w:val="single" w:color="auto" w:sz="12" w:space="0"/>
              <w:bottom w:val="single" w:color="000000" w:sz="4" w:space="0"/>
              <w:right w:val="single" w:color="auto" w:sz="12" w:space="0"/>
            </w:tcBorders>
          </w:tcPr>
          <w:p w14:paraId="04F7FF77">
            <w:pPr>
              <w:pStyle w:val="8"/>
              <w:numPr>
                <w:ilvl w:val="0"/>
                <w:numId w:val="1"/>
              </w:numPr>
              <w:spacing w:line="390" w:lineRule="exact"/>
              <w:ind w:firstLineChars="0"/>
              <w:rPr>
                <w:rFonts w:hint="eastAsia" w:ascii="宋体" w:hAnsi="宋体"/>
                <w:b/>
                <w:bCs/>
                <w:color w:val="0D0D0D"/>
              </w:rPr>
            </w:pPr>
            <w:r>
              <w:rPr>
                <w:rFonts w:hint="eastAsia" w:ascii="宋体" w:hAnsi="宋体"/>
                <w:b/>
                <w:bCs/>
                <w:color w:val="0D0D0D"/>
              </w:rPr>
              <w:t>主要技术指标：</w:t>
            </w:r>
          </w:p>
          <w:p w14:paraId="39102FD5">
            <w:pPr>
              <w:pStyle w:val="8"/>
              <w:spacing w:line="390" w:lineRule="exact"/>
              <w:ind w:firstLine="0" w:firstLineChars="0"/>
              <w:rPr>
                <w:rFonts w:hint="eastAsia" w:ascii="宋体" w:hAnsi="宋体"/>
                <w:b/>
                <w:bCs/>
                <w:color w:val="0D0D0D"/>
              </w:rPr>
            </w:pPr>
            <w:r>
              <w:rPr>
                <w:rFonts w:hint="eastAsia" w:ascii="宋体" w:hAnsi="宋体"/>
                <w:b/>
                <w:bCs/>
                <w:color w:val="0D0D0D"/>
              </w:rPr>
              <w:t>（一）主要技术成果</w:t>
            </w:r>
          </w:p>
          <w:p w14:paraId="3D07C04F">
            <w:pPr>
              <w:pStyle w:val="4"/>
            </w:pPr>
            <w:r>
              <w:rPr>
                <w:rFonts w:hint="eastAsia"/>
              </w:rPr>
              <w:t>课题1基于负载清单的配电原理自动生成</w:t>
            </w:r>
          </w:p>
          <w:p w14:paraId="6D695B42">
            <w:r>
              <w:rPr>
                <w:rFonts w:hint="eastAsia"/>
              </w:rPr>
              <w:t>根据以上研究专题，项目实施完毕后，可形成以下技术成果：</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6202"/>
              <w:gridCol w:w="1074"/>
            </w:tblGrid>
            <w:tr w14:paraId="28117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7DDED488">
                  <w:pPr>
                    <w:jc w:val="center"/>
                    <w:rPr>
                      <w:rFonts w:hint="eastAsia" w:ascii="宋体" w:hAnsi="宋体"/>
                      <w:b/>
                      <w:szCs w:val="21"/>
                    </w:rPr>
                  </w:pPr>
                  <w:r>
                    <w:rPr>
                      <w:rFonts w:hint="eastAsia" w:ascii="宋体" w:hAnsi="宋体"/>
                      <w:b/>
                      <w:szCs w:val="21"/>
                    </w:rPr>
                    <w:t>序号</w:t>
                  </w:r>
                </w:p>
              </w:tc>
              <w:tc>
                <w:tcPr>
                  <w:tcW w:w="6202" w:type="dxa"/>
                  <w:vAlign w:val="center"/>
                </w:tcPr>
                <w:p w14:paraId="688C526D">
                  <w:pPr>
                    <w:jc w:val="center"/>
                    <w:rPr>
                      <w:rFonts w:hint="eastAsia" w:ascii="宋体" w:hAnsi="宋体"/>
                      <w:b/>
                      <w:szCs w:val="21"/>
                    </w:rPr>
                  </w:pPr>
                  <w:r>
                    <w:rPr>
                      <w:rFonts w:hint="eastAsia" w:ascii="宋体" w:hAnsi="宋体"/>
                      <w:b/>
                      <w:szCs w:val="21"/>
                    </w:rPr>
                    <w:t>技术成果</w:t>
                  </w:r>
                </w:p>
              </w:tc>
              <w:tc>
                <w:tcPr>
                  <w:tcW w:w="1074" w:type="dxa"/>
                  <w:vAlign w:val="center"/>
                </w:tcPr>
                <w:p w14:paraId="6A430486">
                  <w:pPr>
                    <w:jc w:val="center"/>
                    <w:rPr>
                      <w:rFonts w:hint="eastAsia" w:ascii="宋体" w:hAnsi="宋体"/>
                      <w:b/>
                      <w:szCs w:val="21"/>
                    </w:rPr>
                  </w:pPr>
                  <w:r>
                    <w:rPr>
                      <w:rFonts w:hint="eastAsia" w:ascii="宋体" w:hAnsi="宋体"/>
                      <w:b/>
                      <w:szCs w:val="21"/>
                    </w:rPr>
                    <w:t>数量</w:t>
                  </w:r>
                </w:p>
              </w:tc>
            </w:tr>
            <w:tr w14:paraId="41C9C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41D74DA1">
                  <w:pPr>
                    <w:rPr>
                      <w:rFonts w:hint="eastAsia" w:ascii="宋体" w:hAnsi="宋体"/>
                      <w:szCs w:val="21"/>
                    </w:rPr>
                  </w:pPr>
                  <w:r>
                    <w:rPr>
                      <w:rFonts w:hint="eastAsia" w:ascii="宋体" w:hAnsi="宋体"/>
                      <w:szCs w:val="21"/>
                    </w:rPr>
                    <w:t>1</w:t>
                  </w:r>
                </w:p>
              </w:tc>
              <w:tc>
                <w:tcPr>
                  <w:tcW w:w="6202" w:type="dxa"/>
                  <w:vAlign w:val="center"/>
                </w:tcPr>
                <w:p w14:paraId="7BC9F8CB">
                  <w:pPr>
                    <w:rPr>
                      <w:rFonts w:hint="eastAsia" w:ascii="宋体" w:hAnsi="宋体"/>
                      <w:szCs w:val="21"/>
                    </w:rPr>
                  </w:pPr>
                  <w:r>
                    <w:rPr>
                      <w:rFonts w:hint="eastAsia" w:ascii="宋体" w:hAnsi="宋体"/>
                      <w:szCs w:val="21"/>
                    </w:rPr>
                    <w:t>基于负载清单的船舶配电原理自动生成系统</w:t>
                  </w:r>
                </w:p>
              </w:tc>
              <w:tc>
                <w:tcPr>
                  <w:tcW w:w="1074" w:type="dxa"/>
                  <w:vAlign w:val="center"/>
                </w:tcPr>
                <w:p w14:paraId="0E5A85C0">
                  <w:pPr>
                    <w:jc w:val="center"/>
                    <w:rPr>
                      <w:rFonts w:hint="eastAsia" w:ascii="宋体" w:hAnsi="宋体"/>
                      <w:szCs w:val="21"/>
                    </w:rPr>
                  </w:pPr>
                  <w:r>
                    <w:rPr>
                      <w:rFonts w:hint="eastAsia" w:ascii="宋体" w:hAnsi="宋体"/>
                      <w:szCs w:val="21"/>
                    </w:rPr>
                    <w:t>1套</w:t>
                  </w:r>
                </w:p>
              </w:tc>
            </w:tr>
            <w:tr w14:paraId="5272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763A5AE9">
                  <w:pPr>
                    <w:rPr>
                      <w:rFonts w:hint="eastAsia" w:ascii="宋体" w:hAnsi="宋体"/>
                      <w:szCs w:val="21"/>
                    </w:rPr>
                  </w:pPr>
                  <w:r>
                    <w:rPr>
                      <w:rFonts w:hint="eastAsia" w:ascii="宋体" w:hAnsi="宋体"/>
                      <w:szCs w:val="21"/>
                    </w:rPr>
                    <w:t>2</w:t>
                  </w:r>
                </w:p>
              </w:tc>
              <w:tc>
                <w:tcPr>
                  <w:tcW w:w="6202" w:type="dxa"/>
                  <w:vAlign w:val="center"/>
                </w:tcPr>
                <w:p w14:paraId="37BE961B">
                  <w:pPr>
                    <w:rPr>
                      <w:rFonts w:hint="eastAsia" w:ascii="宋体" w:hAnsi="宋体"/>
                      <w:szCs w:val="21"/>
                    </w:rPr>
                  </w:pPr>
                  <w:r>
                    <w:rPr>
                      <w:rFonts w:hint="eastAsia" w:ascii="宋体" w:hAnsi="宋体"/>
                      <w:szCs w:val="21"/>
                    </w:rPr>
                    <w:t>舱室布置图识别与负荷信息解析模块</w:t>
                  </w:r>
                </w:p>
              </w:tc>
              <w:tc>
                <w:tcPr>
                  <w:tcW w:w="1074" w:type="dxa"/>
                  <w:vAlign w:val="center"/>
                </w:tcPr>
                <w:p w14:paraId="25914E38">
                  <w:pPr>
                    <w:jc w:val="center"/>
                    <w:rPr>
                      <w:rFonts w:hint="eastAsia" w:ascii="宋体" w:hAnsi="宋体"/>
                      <w:szCs w:val="21"/>
                    </w:rPr>
                  </w:pPr>
                  <w:r>
                    <w:rPr>
                      <w:rFonts w:hint="eastAsia" w:ascii="宋体" w:hAnsi="宋体"/>
                      <w:szCs w:val="21"/>
                    </w:rPr>
                    <w:t>1个</w:t>
                  </w:r>
                </w:p>
              </w:tc>
            </w:tr>
            <w:tr w14:paraId="68B85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0FBD0B7C">
                  <w:pPr>
                    <w:rPr>
                      <w:rFonts w:hint="eastAsia" w:ascii="宋体" w:hAnsi="宋体"/>
                      <w:szCs w:val="21"/>
                    </w:rPr>
                  </w:pPr>
                  <w:r>
                    <w:rPr>
                      <w:rFonts w:hint="eastAsia" w:ascii="宋体" w:hAnsi="宋体"/>
                      <w:szCs w:val="21"/>
                    </w:rPr>
                    <w:t>3</w:t>
                  </w:r>
                </w:p>
              </w:tc>
              <w:tc>
                <w:tcPr>
                  <w:tcW w:w="6202" w:type="dxa"/>
                  <w:vAlign w:val="center"/>
                </w:tcPr>
                <w:p w14:paraId="626E43D9">
                  <w:pPr>
                    <w:rPr>
                      <w:rFonts w:hint="eastAsia" w:ascii="宋体" w:hAnsi="宋体"/>
                      <w:szCs w:val="21"/>
                    </w:rPr>
                  </w:pPr>
                  <w:r>
                    <w:rPr>
                      <w:rFonts w:hint="eastAsia" w:ascii="宋体" w:hAnsi="宋体"/>
                      <w:szCs w:val="21"/>
                    </w:rPr>
                    <w:t>配电拓扑自动生成与优化求解模块</w:t>
                  </w:r>
                  <w:bookmarkStart w:id="19" w:name="_GoBack"/>
                  <w:bookmarkEnd w:id="19"/>
                </w:p>
              </w:tc>
              <w:tc>
                <w:tcPr>
                  <w:tcW w:w="1074" w:type="dxa"/>
                  <w:vAlign w:val="center"/>
                </w:tcPr>
                <w:p w14:paraId="3B2DD7B0">
                  <w:pPr>
                    <w:jc w:val="center"/>
                    <w:rPr>
                      <w:rFonts w:hint="eastAsia" w:ascii="宋体" w:hAnsi="宋体"/>
                      <w:szCs w:val="21"/>
                    </w:rPr>
                  </w:pPr>
                  <w:r>
                    <w:rPr>
                      <w:rFonts w:hint="eastAsia" w:ascii="宋体" w:hAnsi="宋体"/>
                      <w:szCs w:val="21"/>
                    </w:rPr>
                    <w:t>1个</w:t>
                  </w:r>
                </w:p>
              </w:tc>
            </w:tr>
            <w:tr w14:paraId="445A1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040BF749">
                  <w:pPr>
                    <w:rPr>
                      <w:rFonts w:hint="eastAsia" w:ascii="宋体" w:hAnsi="宋体"/>
                      <w:szCs w:val="21"/>
                    </w:rPr>
                  </w:pPr>
                  <w:r>
                    <w:rPr>
                      <w:rFonts w:hint="eastAsia" w:ascii="宋体" w:hAnsi="宋体"/>
                      <w:szCs w:val="21"/>
                    </w:rPr>
                    <w:t>4</w:t>
                  </w:r>
                </w:p>
              </w:tc>
              <w:tc>
                <w:tcPr>
                  <w:tcW w:w="6202" w:type="dxa"/>
                  <w:vAlign w:val="center"/>
                </w:tcPr>
                <w:p w14:paraId="5A1A6404">
                  <w:pPr>
                    <w:rPr>
                      <w:rFonts w:hint="eastAsia" w:ascii="宋体" w:hAnsi="宋体"/>
                      <w:szCs w:val="21"/>
                    </w:rPr>
                  </w:pPr>
                  <w:r>
                    <w:rPr>
                      <w:rFonts w:hint="eastAsia" w:ascii="宋体" w:hAnsi="宋体"/>
                      <w:szCs w:val="21"/>
                    </w:rPr>
                    <w:t>船舶配电设计规范与供电策略规则</w:t>
                  </w:r>
                </w:p>
              </w:tc>
              <w:tc>
                <w:tcPr>
                  <w:tcW w:w="1074" w:type="dxa"/>
                  <w:vAlign w:val="center"/>
                </w:tcPr>
                <w:p w14:paraId="417BC5A5">
                  <w:pPr>
                    <w:jc w:val="center"/>
                    <w:rPr>
                      <w:rFonts w:hint="eastAsia" w:ascii="宋体" w:hAnsi="宋体"/>
                      <w:szCs w:val="21"/>
                    </w:rPr>
                  </w:pPr>
                  <w:r>
                    <w:rPr>
                      <w:rFonts w:hint="eastAsia" w:ascii="宋体" w:hAnsi="宋体"/>
                      <w:szCs w:val="21"/>
                    </w:rPr>
                    <w:t>1套</w:t>
                  </w:r>
                </w:p>
              </w:tc>
            </w:tr>
            <w:tr w14:paraId="2A7E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500E4C2A">
                  <w:pPr>
                    <w:rPr>
                      <w:rFonts w:hint="eastAsia" w:ascii="宋体" w:hAnsi="宋体"/>
                      <w:szCs w:val="21"/>
                    </w:rPr>
                  </w:pPr>
                  <w:r>
                    <w:rPr>
                      <w:rFonts w:hint="eastAsia" w:ascii="宋体" w:hAnsi="宋体"/>
                      <w:szCs w:val="21"/>
                    </w:rPr>
                    <w:t>5</w:t>
                  </w:r>
                </w:p>
              </w:tc>
              <w:tc>
                <w:tcPr>
                  <w:tcW w:w="6202" w:type="dxa"/>
                  <w:vAlign w:val="center"/>
                </w:tcPr>
                <w:p w14:paraId="4F8CD39A">
                  <w:pPr>
                    <w:rPr>
                      <w:rFonts w:hint="eastAsia" w:ascii="宋体" w:hAnsi="宋体"/>
                      <w:szCs w:val="21"/>
                    </w:rPr>
                  </w:pPr>
                  <w:r>
                    <w:rPr>
                      <w:rFonts w:ascii="宋体" w:hAnsi="宋体"/>
                      <w:szCs w:val="21"/>
                    </w:rPr>
                    <w:t>配电系统电缆自动选型与参数计算模块</w:t>
                  </w:r>
                </w:p>
              </w:tc>
              <w:tc>
                <w:tcPr>
                  <w:tcW w:w="1074" w:type="dxa"/>
                  <w:vAlign w:val="center"/>
                </w:tcPr>
                <w:p w14:paraId="689EADCF">
                  <w:pPr>
                    <w:jc w:val="center"/>
                    <w:rPr>
                      <w:rFonts w:hint="eastAsia" w:ascii="宋体" w:hAnsi="宋体"/>
                      <w:szCs w:val="21"/>
                    </w:rPr>
                  </w:pPr>
                  <w:r>
                    <w:rPr>
                      <w:rFonts w:hint="eastAsia" w:ascii="宋体" w:hAnsi="宋体"/>
                      <w:szCs w:val="21"/>
                    </w:rPr>
                    <w:t>1个</w:t>
                  </w:r>
                </w:p>
              </w:tc>
            </w:tr>
          </w:tbl>
          <w:p w14:paraId="5D04EB2C">
            <w:pPr>
              <w:pStyle w:val="4"/>
            </w:pPr>
            <w:r>
              <w:rPr>
                <w:rFonts w:hint="eastAsia"/>
              </w:rPr>
              <w:t>课题2配电系统原理图智能绘制与布局</w:t>
            </w:r>
          </w:p>
          <w:p w14:paraId="20BECF41">
            <w:r>
              <w:rPr>
                <w:rFonts w:hint="eastAsia"/>
              </w:rPr>
              <w:t>根据以上研究专题，项目实施完毕后，可形成以下技术成果：</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7005"/>
              <w:gridCol w:w="708"/>
            </w:tblGrid>
            <w:tr w14:paraId="62D00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5321A30A">
                  <w:pPr>
                    <w:jc w:val="center"/>
                    <w:rPr>
                      <w:rFonts w:hint="eastAsia" w:ascii="宋体" w:hAnsi="宋体"/>
                      <w:b/>
                      <w:szCs w:val="21"/>
                    </w:rPr>
                  </w:pPr>
                  <w:r>
                    <w:rPr>
                      <w:rFonts w:hint="eastAsia" w:ascii="宋体" w:hAnsi="宋体"/>
                      <w:b/>
                      <w:szCs w:val="21"/>
                    </w:rPr>
                    <w:t>序号</w:t>
                  </w:r>
                </w:p>
              </w:tc>
              <w:tc>
                <w:tcPr>
                  <w:tcW w:w="7005" w:type="dxa"/>
                  <w:vAlign w:val="center"/>
                </w:tcPr>
                <w:p w14:paraId="4C7899D6">
                  <w:pPr>
                    <w:jc w:val="center"/>
                    <w:rPr>
                      <w:rFonts w:hint="eastAsia" w:ascii="宋体" w:hAnsi="宋体"/>
                      <w:b/>
                      <w:szCs w:val="21"/>
                    </w:rPr>
                  </w:pPr>
                  <w:r>
                    <w:rPr>
                      <w:rFonts w:hint="eastAsia" w:ascii="宋体" w:hAnsi="宋体"/>
                      <w:b/>
                      <w:szCs w:val="21"/>
                    </w:rPr>
                    <w:t>技术成果</w:t>
                  </w:r>
                </w:p>
              </w:tc>
              <w:tc>
                <w:tcPr>
                  <w:tcW w:w="708" w:type="dxa"/>
                  <w:vAlign w:val="center"/>
                </w:tcPr>
                <w:p w14:paraId="49B29376">
                  <w:pPr>
                    <w:jc w:val="center"/>
                    <w:rPr>
                      <w:rFonts w:hint="eastAsia" w:ascii="宋体" w:hAnsi="宋体"/>
                      <w:b/>
                      <w:szCs w:val="21"/>
                    </w:rPr>
                  </w:pPr>
                  <w:r>
                    <w:rPr>
                      <w:rFonts w:hint="eastAsia" w:ascii="宋体" w:hAnsi="宋体"/>
                      <w:b/>
                      <w:szCs w:val="21"/>
                    </w:rPr>
                    <w:t>数量</w:t>
                  </w:r>
                </w:p>
              </w:tc>
            </w:tr>
            <w:tr w14:paraId="2CFA4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6164BF4F">
                  <w:pPr>
                    <w:rPr>
                      <w:rFonts w:hint="eastAsia" w:ascii="宋体" w:hAnsi="宋体"/>
                      <w:szCs w:val="21"/>
                    </w:rPr>
                  </w:pPr>
                  <w:r>
                    <w:rPr>
                      <w:rFonts w:hint="eastAsia" w:ascii="宋体" w:hAnsi="宋体"/>
                      <w:szCs w:val="21"/>
                    </w:rPr>
                    <w:t>1</w:t>
                  </w:r>
                </w:p>
              </w:tc>
              <w:tc>
                <w:tcPr>
                  <w:tcW w:w="7005" w:type="dxa"/>
                  <w:vAlign w:val="center"/>
                </w:tcPr>
                <w:p w14:paraId="710C199B">
                  <w:pPr>
                    <w:rPr>
                      <w:rFonts w:hint="eastAsia" w:ascii="宋体" w:hAnsi="宋体"/>
                      <w:szCs w:val="21"/>
                    </w:rPr>
                  </w:pPr>
                  <w:r>
                    <w:rPr>
                      <w:rFonts w:ascii="宋体" w:hAnsi="宋体"/>
                      <w:szCs w:val="21"/>
                    </w:rPr>
                    <w:t>配电系统原理图智能绘制软件系统</w:t>
                  </w:r>
                </w:p>
              </w:tc>
              <w:tc>
                <w:tcPr>
                  <w:tcW w:w="708" w:type="dxa"/>
                  <w:vAlign w:val="center"/>
                </w:tcPr>
                <w:p w14:paraId="783F3C53">
                  <w:pPr>
                    <w:jc w:val="center"/>
                    <w:rPr>
                      <w:rFonts w:hint="eastAsia" w:ascii="宋体" w:hAnsi="宋体"/>
                      <w:szCs w:val="21"/>
                    </w:rPr>
                  </w:pPr>
                  <w:r>
                    <w:rPr>
                      <w:rFonts w:hint="eastAsia" w:ascii="宋体" w:hAnsi="宋体"/>
                      <w:szCs w:val="21"/>
                    </w:rPr>
                    <w:t>1套</w:t>
                  </w:r>
                </w:p>
              </w:tc>
            </w:tr>
            <w:tr w14:paraId="2011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1893ADAB">
                  <w:pPr>
                    <w:rPr>
                      <w:rFonts w:hint="eastAsia" w:ascii="宋体" w:hAnsi="宋体"/>
                      <w:szCs w:val="21"/>
                    </w:rPr>
                  </w:pPr>
                  <w:r>
                    <w:rPr>
                      <w:rFonts w:hint="eastAsia" w:ascii="宋体" w:hAnsi="宋体"/>
                      <w:szCs w:val="21"/>
                    </w:rPr>
                    <w:t>2</w:t>
                  </w:r>
                </w:p>
              </w:tc>
              <w:tc>
                <w:tcPr>
                  <w:tcW w:w="7005" w:type="dxa"/>
                  <w:vAlign w:val="center"/>
                </w:tcPr>
                <w:p w14:paraId="747A3702">
                  <w:pPr>
                    <w:rPr>
                      <w:rFonts w:hint="eastAsia" w:ascii="宋体" w:hAnsi="宋体"/>
                      <w:szCs w:val="21"/>
                    </w:rPr>
                  </w:pPr>
                  <w:r>
                    <w:rPr>
                      <w:rFonts w:ascii="宋体" w:hAnsi="宋体"/>
                      <w:szCs w:val="21"/>
                    </w:rPr>
                    <w:t>电气图元参数化建模与标准图元库</w:t>
                  </w:r>
                </w:p>
              </w:tc>
              <w:tc>
                <w:tcPr>
                  <w:tcW w:w="708" w:type="dxa"/>
                  <w:vAlign w:val="center"/>
                </w:tcPr>
                <w:p w14:paraId="0F9D4948">
                  <w:pPr>
                    <w:jc w:val="center"/>
                    <w:rPr>
                      <w:rFonts w:hint="eastAsia" w:ascii="宋体" w:hAnsi="宋体"/>
                      <w:szCs w:val="21"/>
                    </w:rPr>
                  </w:pPr>
                  <w:r>
                    <w:rPr>
                      <w:rFonts w:hint="eastAsia" w:ascii="宋体" w:hAnsi="宋体"/>
                      <w:szCs w:val="21"/>
                    </w:rPr>
                    <w:t>1套</w:t>
                  </w:r>
                </w:p>
              </w:tc>
            </w:tr>
            <w:tr w14:paraId="425FE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47F50EA5">
                  <w:pPr>
                    <w:rPr>
                      <w:rFonts w:hint="eastAsia" w:ascii="宋体" w:hAnsi="宋体"/>
                      <w:szCs w:val="21"/>
                    </w:rPr>
                  </w:pPr>
                  <w:r>
                    <w:rPr>
                      <w:rFonts w:hint="eastAsia" w:ascii="宋体" w:hAnsi="宋体"/>
                      <w:szCs w:val="21"/>
                    </w:rPr>
                    <w:t>3</w:t>
                  </w:r>
                </w:p>
              </w:tc>
              <w:tc>
                <w:tcPr>
                  <w:tcW w:w="7005" w:type="dxa"/>
                  <w:vAlign w:val="center"/>
                </w:tcPr>
                <w:p w14:paraId="1F3FA0CB">
                  <w:pPr>
                    <w:rPr>
                      <w:rFonts w:hint="eastAsia" w:ascii="宋体" w:hAnsi="宋体"/>
                      <w:szCs w:val="21"/>
                    </w:rPr>
                  </w:pPr>
                  <w:r>
                    <w:rPr>
                      <w:rFonts w:ascii="宋体" w:hAnsi="宋体"/>
                      <w:szCs w:val="21"/>
                    </w:rPr>
                    <w:t>配电原理图自动绘制模块</w:t>
                  </w:r>
                </w:p>
              </w:tc>
              <w:tc>
                <w:tcPr>
                  <w:tcW w:w="708" w:type="dxa"/>
                  <w:vAlign w:val="center"/>
                </w:tcPr>
                <w:p w14:paraId="67083ED8">
                  <w:pPr>
                    <w:jc w:val="center"/>
                    <w:rPr>
                      <w:rFonts w:hint="eastAsia" w:ascii="宋体" w:hAnsi="宋体"/>
                      <w:szCs w:val="21"/>
                    </w:rPr>
                  </w:pPr>
                  <w:r>
                    <w:rPr>
                      <w:rFonts w:hint="eastAsia" w:ascii="宋体" w:hAnsi="宋体"/>
                      <w:szCs w:val="21"/>
                    </w:rPr>
                    <w:t>1个</w:t>
                  </w:r>
                </w:p>
              </w:tc>
            </w:tr>
            <w:tr w14:paraId="562DE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vAlign w:val="center"/>
                </w:tcPr>
                <w:p w14:paraId="7322342C">
                  <w:pPr>
                    <w:rPr>
                      <w:rFonts w:hint="eastAsia" w:ascii="宋体" w:hAnsi="宋体"/>
                      <w:szCs w:val="21"/>
                    </w:rPr>
                  </w:pPr>
                  <w:r>
                    <w:rPr>
                      <w:rFonts w:hint="eastAsia" w:ascii="宋体" w:hAnsi="宋体"/>
                      <w:szCs w:val="21"/>
                    </w:rPr>
                    <w:t>4</w:t>
                  </w:r>
                </w:p>
              </w:tc>
              <w:tc>
                <w:tcPr>
                  <w:tcW w:w="7005" w:type="dxa"/>
                  <w:vAlign w:val="center"/>
                </w:tcPr>
                <w:p w14:paraId="02386EB4">
                  <w:pPr>
                    <w:rPr>
                      <w:rFonts w:hint="eastAsia" w:ascii="宋体" w:hAnsi="宋体"/>
                      <w:szCs w:val="21"/>
                    </w:rPr>
                  </w:pPr>
                  <w:r>
                    <w:rPr>
                      <w:rFonts w:ascii="宋体" w:hAnsi="宋体"/>
                      <w:szCs w:val="21"/>
                    </w:rPr>
                    <w:t>配电原理图交互式编辑与图纸管理模块</w:t>
                  </w:r>
                </w:p>
              </w:tc>
              <w:tc>
                <w:tcPr>
                  <w:tcW w:w="708" w:type="dxa"/>
                  <w:vAlign w:val="center"/>
                </w:tcPr>
                <w:p w14:paraId="49FBA676">
                  <w:pPr>
                    <w:jc w:val="center"/>
                    <w:rPr>
                      <w:rFonts w:hint="eastAsia" w:ascii="宋体" w:hAnsi="宋体"/>
                      <w:szCs w:val="21"/>
                    </w:rPr>
                  </w:pPr>
                  <w:r>
                    <w:rPr>
                      <w:rFonts w:hint="eastAsia" w:ascii="宋体" w:hAnsi="宋体"/>
                      <w:szCs w:val="21"/>
                    </w:rPr>
                    <w:t>1个</w:t>
                  </w:r>
                </w:p>
              </w:tc>
            </w:tr>
          </w:tbl>
          <w:p w14:paraId="65D69D9E">
            <w:pPr>
              <w:pStyle w:val="4"/>
            </w:pPr>
            <w:r>
              <w:rPr>
                <w:rFonts w:hint="eastAsia"/>
              </w:rPr>
              <w:t>课题3基于配电拓扑的一致性智能校验与参数核算</w:t>
            </w:r>
          </w:p>
          <w:p w14:paraId="7569B433">
            <w:r>
              <w:rPr>
                <w:rFonts w:hint="eastAsia"/>
              </w:rPr>
              <w:t>根据以上研究专题，项目实施完毕后，可形成以下技术成果：</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6202"/>
              <w:gridCol w:w="1074"/>
            </w:tblGrid>
            <w:tr w14:paraId="1CCF2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733307C1">
                  <w:pPr>
                    <w:jc w:val="center"/>
                    <w:rPr>
                      <w:rFonts w:hint="eastAsia" w:ascii="宋体" w:hAnsi="宋体"/>
                      <w:b/>
                      <w:szCs w:val="21"/>
                    </w:rPr>
                  </w:pPr>
                  <w:r>
                    <w:rPr>
                      <w:rFonts w:hint="eastAsia" w:ascii="宋体" w:hAnsi="宋体"/>
                      <w:b/>
                      <w:szCs w:val="21"/>
                    </w:rPr>
                    <w:t>序号</w:t>
                  </w:r>
                </w:p>
              </w:tc>
              <w:tc>
                <w:tcPr>
                  <w:tcW w:w="6202" w:type="dxa"/>
                  <w:vAlign w:val="center"/>
                </w:tcPr>
                <w:p w14:paraId="07BD6171">
                  <w:pPr>
                    <w:jc w:val="center"/>
                    <w:rPr>
                      <w:rFonts w:hint="eastAsia" w:ascii="宋体" w:hAnsi="宋体"/>
                      <w:b/>
                      <w:szCs w:val="21"/>
                    </w:rPr>
                  </w:pPr>
                  <w:r>
                    <w:rPr>
                      <w:rFonts w:hint="eastAsia" w:ascii="宋体" w:hAnsi="宋体"/>
                      <w:b/>
                      <w:szCs w:val="21"/>
                    </w:rPr>
                    <w:t>技术成果</w:t>
                  </w:r>
                </w:p>
              </w:tc>
              <w:tc>
                <w:tcPr>
                  <w:tcW w:w="1074" w:type="dxa"/>
                  <w:vAlign w:val="center"/>
                </w:tcPr>
                <w:p w14:paraId="074FD5F1">
                  <w:pPr>
                    <w:jc w:val="center"/>
                    <w:rPr>
                      <w:rFonts w:hint="eastAsia" w:ascii="宋体" w:hAnsi="宋体"/>
                      <w:b/>
                      <w:szCs w:val="21"/>
                    </w:rPr>
                  </w:pPr>
                  <w:r>
                    <w:rPr>
                      <w:rFonts w:hint="eastAsia" w:ascii="宋体" w:hAnsi="宋体"/>
                      <w:b/>
                      <w:szCs w:val="21"/>
                    </w:rPr>
                    <w:t>数量</w:t>
                  </w:r>
                </w:p>
              </w:tc>
            </w:tr>
            <w:tr w14:paraId="4C15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5115C6DD">
                  <w:pPr>
                    <w:rPr>
                      <w:rFonts w:hint="eastAsia" w:ascii="宋体" w:hAnsi="宋体"/>
                      <w:szCs w:val="21"/>
                    </w:rPr>
                  </w:pPr>
                  <w:r>
                    <w:rPr>
                      <w:rFonts w:hint="eastAsia" w:ascii="宋体" w:hAnsi="宋体"/>
                      <w:szCs w:val="21"/>
                    </w:rPr>
                    <w:t>1</w:t>
                  </w:r>
                </w:p>
              </w:tc>
              <w:tc>
                <w:tcPr>
                  <w:tcW w:w="6202" w:type="dxa"/>
                  <w:vAlign w:val="center"/>
                </w:tcPr>
                <w:p w14:paraId="4B7AF748">
                  <w:pPr>
                    <w:rPr>
                      <w:rFonts w:hint="eastAsia" w:ascii="宋体" w:hAnsi="宋体"/>
                      <w:szCs w:val="21"/>
                    </w:rPr>
                  </w:pPr>
                  <w:r>
                    <w:rPr>
                      <w:rFonts w:hint="eastAsia"/>
                    </w:rPr>
                    <w:t>配电系统一致性智能校验与参数核算软件系统</w:t>
                  </w:r>
                </w:p>
              </w:tc>
              <w:tc>
                <w:tcPr>
                  <w:tcW w:w="1074" w:type="dxa"/>
                  <w:vAlign w:val="center"/>
                </w:tcPr>
                <w:p w14:paraId="476D6DAE">
                  <w:pPr>
                    <w:jc w:val="center"/>
                    <w:rPr>
                      <w:rFonts w:hint="eastAsia" w:ascii="宋体" w:hAnsi="宋体"/>
                      <w:szCs w:val="21"/>
                    </w:rPr>
                  </w:pPr>
                  <w:r>
                    <w:rPr>
                      <w:rFonts w:hint="eastAsia" w:ascii="宋体" w:hAnsi="宋体"/>
                      <w:szCs w:val="21"/>
                    </w:rPr>
                    <w:t>1套</w:t>
                  </w:r>
                </w:p>
              </w:tc>
            </w:tr>
            <w:tr w14:paraId="0DFD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730078A8">
                  <w:pPr>
                    <w:rPr>
                      <w:rFonts w:hint="eastAsia" w:ascii="宋体" w:hAnsi="宋体"/>
                      <w:szCs w:val="21"/>
                    </w:rPr>
                  </w:pPr>
                  <w:r>
                    <w:rPr>
                      <w:rFonts w:hint="eastAsia" w:ascii="宋体" w:hAnsi="宋体"/>
                      <w:szCs w:val="21"/>
                    </w:rPr>
                    <w:t>2</w:t>
                  </w:r>
                </w:p>
              </w:tc>
              <w:tc>
                <w:tcPr>
                  <w:tcW w:w="6202" w:type="dxa"/>
                  <w:vAlign w:val="center"/>
                </w:tcPr>
                <w:p w14:paraId="7421B652">
                  <w:pPr>
                    <w:rPr>
                      <w:rFonts w:hint="eastAsia" w:ascii="宋体" w:hAnsi="宋体"/>
                      <w:szCs w:val="21"/>
                    </w:rPr>
                  </w:pPr>
                  <w:r>
                    <w:rPr>
                      <w:rFonts w:hint="eastAsia"/>
                    </w:rPr>
                    <w:t>配电系统负荷数据解析与校验规则库</w:t>
                  </w:r>
                </w:p>
              </w:tc>
              <w:tc>
                <w:tcPr>
                  <w:tcW w:w="1074" w:type="dxa"/>
                  <w:vAlign w:val="center"/>
                </w:tcPr>
                <w:p w14:paraId="4C5C5A34">
                  <w:pPr>
                    <w:jc w:val="center"/>
                    <w:rPr>
                      <w:rFonts w:hint="eastAsia" w:ascii="宋体" w:hAnsi="宋体"/>
                      <w:szCs w:val="21"/>
                    </w:rPr>
                  </w:pPr>
                  <w:r>
                    <w:rPr>
                      <w:rFonts w:hint="eastAsia" w:ascii="宋体" w:hAnsi="宋体"/>
                      <w:szCs w:val="21"/>
                    </w:rPr>
                    <w:t>1套</w:t>
                  </w:r>
                </w:p>
              </w:tc>
            </w:tr>
            <w:tr w14:paraId="150B8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4D117D4B">
                  <w:pPr>
                    <w:rPr>
                      <w:rFonts w:hint="eastAsia" w:ascii="宋体" w:hAnsi="宋体"/>
                      <w:szCs w:val="21"/>
                    </w:rPr>
                  </w:pPr>
                  <w:r>
                    <w:rPr>
                      <w:rFonts w:hint="eastAsia" w:ascii="宋体" w:hAnsi="宋体"/>
                      <w:szCs w:val="21"/>
                    </w:rPr>
                    <w:t>3</w:t>
                  </w:r>
                </w:p>
              </w:tc>
              <w:tc>
                <w:tcPr>
                  <w:tcW w:w="6202" w:type="dxa"/>
                  <w:vAlign w:val="center"/>
                </w:tcPr>
                <w:p w14:paraId="33007825">
                  <w:pPr>
                    <w:rPr>
                      <w:rFonts w:hint="eastAsia" w:ascii="宋体" w:hAnsi="宋体"/>
                      <w:szCs w:val="21"/>
                    </w:rPr>
                  </w:pPr>
                  <w:r>
                    <w:rPr>
                      <w:rFonts w:hint="eastAsia" w:ascii="宋体" w:hAnsi="宋体"/>
                      <w:szCs w:val="21"/>
                    </w:rPr>
                    <w:t>电缆参数自动计算与电气校核模块</w:t>
                  </w:r>
                </w:p>
              </w:tc>
              <w:tc>
                <w:tcPr>
                  <w:tcW w:w="1074" w:type="dxa"/>
                  <w:vAlign w:val="center"/>
                </w:tcPr>
                <w:p w14:paraId="340DEB60">
                  <w:pPr>
                    <w:jc w:val="center"/>
                    <w:rPr>
                      <w:rFonts w:hint="eastAsia" w:ascii="宋体" w:hAnsi="宋体"/>
                      <w:szCs w:val="21"/>
                    </w:rPr>
                  </w:pPr>
                  <w:r>
                    <w:rPr>
                      <w:rFonts w:hint="eastAsia" w:ascii="宋体" w:hAnsi="宋体"/>
                      <w:szCs w:val="21"/>
                    </w:rPr>
                    <w:t>1个</w:t>
                  </w:r>
                </w:p>
              </w:tc>
            </w:tr>
            <w:tr w14:paraId="2BCAB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75C9B689">
                  <w:pPr>
                    <w:rPr>
                      <w:rFonts w:hint="eastAsia" w:ascii="宋体" w:hAnsi="宋体"/>
                      <w:szCs w:val="21"/>
                    </w:rPr>
                  </w:pPr>
                  <w:r>
                    <w:rPr>
                      <w:rFonts w:hint="eastAsia" w:ascii="宋体" w:hAnsi="宋体"/>
                      <w:szCs w:val="21"/>
                    </w:rPr>
                    <w:t>4</w:t>
                  </w:r>
                </w:p>
              </w:tc>
              <w:tc>
                <w:tcPr>
                  <w:tcW w:w="6202" w:type="dxa"/>
                  <w:vAlign w:val="center"/>
                </w:tcPr>
                <w:p w14:paraId="566C8D8B">
                  <w:pPr>
                    <w:rPr>
                      <w:rFonts w:hint="eastAsia" w:ascii="宋体" w:hAnsi="宋体"/>
                      <w:szCs w:val="21"/>
                    </w:rPr>
                  </w:pPr>
                  <w:r>
                    <w:rPr>
                      <w:rFonts w:hint="eastAsia" w:ascii="宋体" w:hAnsi="宋体"/>
                      <w:szCs w:val="21"/>
                    </w:rPr>
                    <w:t>配电设备选型一致性校验模块</w:t>
                  </w:r>
                </w:p>
              </w:tc>
              <w:tc>
                <w:tcPr>
                  <w:tcW w:w="1074" w:type="dxa"/>
                  <w:vAlign w:val="center"/>
                </w:tcPr>
                <w:p w14:paraId="1D7EFD5E">
                  <w:pPr>
                    <w:jc w:val="center"/>
                    <w:rPr>
                      <w:rFonts w:hint="eastAsia" w:ascii="宋体" w:hAnsi="宋体"/>
                      <w:szCs w:val="21"/>
                    </w:rPr>
                  </w:pPr>
                  <w:r>
                    <w:rPr>
                      <w:rFonts w:hint="eastAsia" w:ascii="宋体" w:hAnsi="宋体"/>
                      <w:szCs w:val="21"/>
                    </w:rPr>
                    <w:t>1个1</w:t>
                  </w:r>
                </w:p>
              </w:tc>
            </w:tr>
          </w:tbl>
          <w:p w14:paraId="1B4A4941">
            <w:pPr>
              <w:pStyle w:val="4"/>
            </w:pPr>
            <w:r>
              <w:rPr>
                <w:rFonts w:hint="eastAsia"/>
              </w:rPr>
              <w:t>课题4</w:t>
            </w:r>
            <w:r>
              <w:t>舱室照明照度计算与灯具智能选型</w:t>
            </w:r>
          </w:p>
          <w:p w14:paraId="0BE90BE6">
            <w:r>
              <w:rPr>
                <w:rFonts w:hint="eastAsia"/>
              </w:rPr>
              <w:t>根据以上研究专题，项目实施完毕后，可形成以下技术成果：</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6202"/>
              <w:gridCol w:w="1074"/>
            </w:tblGrid>
            <w:tr w14:paraId="13BD4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067A1C66">
                  <w:pPr>
                    <w:jc w:val="center"/>
                    <w:rPr>
                      <w:rFonts w:hint="eastAsia" w:ascii="宋体" w:hAnsi="宋体"/>
                      <w:b/>
                      <w:szCs w:val="21"/>
                    </w:rPr>
                  </w:pPr>
                  <w:r>
                    <w:rPr>
                      <w:rFonts w:hint="eastAsia" w:ascii="宋体" w:hAnsi="宋体"/>
                      <w:b/>
                      <w:szCs w:val="21"/>
                    </w:rPr>
                    <w:t>序号</w:t>
                  </w:r>
                </w:p>
              </w:tc>
              <w:tc>
                <w:tcPr>
                  <w:tcW w:w="6202" w:type="dxa"/>
                  <w:vAlign w:val="center"/>
                </w:tcPr>
                <w:p w14:paraId="15A01E1E">
                  <w:pPr>
                    <w:jc w:val="center"/>
                    <w:rPr>
                      <w:rFonts w:hint="eastAsia" w:ascii="宋体" w:hAnsi="宋体"/>
                      <w:b/>
                      <w:szCs w:val="21"/>
                    </w:rPr>
                  </w:pPr>
                  <w:r>
                    <w:rPr>
                      <w:rFonts w:hint="eastAsia" w:ascii="宋体" w:hAnsi="宋体"/>
                      <w:b/>
                      <w:szCs w:val="21"/>
                    </w:rPr>
                    <w:t>技术成果</w:t>
                  </w:r>
                </w:p>
              </w:tc>
              <w:tc>
                <w:tcPr>
                  <w:tcW w:w="1074" w:type="dxa"/>
                  <w:vAlign w:val="center"/>
                </w:tcPr>
                <w:p w14:paraId="3AB02D0E">
                  <w:pPr>
                    <w:jc w:val="center"/>
                    <w:rPr>
                      <w:rFonts w:hint="eastAsia" w:ascii="宋体" w:hAnsi="宋体"/>
                      <w:b/>
                      <w:szCs w:val="21"/>
                    </w:rPr>
                  </w:pPr>
                  <w:r>
                    <w:rPr>
                      <w:rFonts w:hint="eastAsia" w:ascii="宋体" w:hAnsi="宋体"/>
                      <w:b/>
                      <w:szCs w:val="21"/>
                    </w:rPr>
                    <w:t>数量</w:t>
                  </w:r>
                </w:p>
              </w:tc>
            </w:tr>
            <w:tr w14:paraId="03C92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5FA0BA12">
                  <w:pPr>
                    <w:rPr>
                      <w:rFonts w:hint="eastAsia" w:ascii="宋体" w:hAnsi="宋体"/>
                      <w:szCs w:val="21"/>
                    </w:rPr>
                  </w:pPr>
                  <w:r>
                    <w:rPr>
                      <w:rFonts w:hint="eastAsia" w:ascii="宋体" w:hAnsi="宋体"/>
                      <w:szCs w:val="21"/>
                    </w:rPr>
                    <w:t>1</w:t>
                  </w:r>
                </w:p>
              </w:tc>
              <w:tc>
                <w:tcPr>
                  <w:tcW w:w="6202" w:type="dxa"/>
                  <w:vAlign w:val="center"/>
                </w:tcPr>
                <w:p w14:paraId="340F2D71">
                  <w:pPr>
                    <w:rPr>
                      <w:rFonts w:hint="eastAsia" w:ascii="宋体" w:hAnsi="宋体"/>
                      <w:szCs w:val="21"/>
                    </w:rPr>
                  </w:pPr>
                  <w:r>
                    <w:t>船舶舱室照明设计辅助计算系统</w:t>
                  </w:r>
                </w:p>
              </w:tc>
              <w:tc>
                <w:tcPr>
                  <w:tcW w:w="1074" w:type="dxa"/>
                  <w:vAlign w:val="center"/>
                </w:tcPr>
                <w:p w14:paraId="454F06EA">
                  <w:pPr>
                    <w:jc w:val="center"/>
                    <w:rPr>
                      <w:rFonts w:hint="eastAsia" w:ascii="宋体" w:hAnsi="宋体"/>
                      <w:szCs w:val="21"/>
                    </w:rPr>
                  </w:pPr>
                  <w:r>
                    <w:rPr>
                      <w:rFonts w:hint="eastAsia" w:ascii="宋体" w:hAnsi="宋体"/>
                      <w:szCs w:val="21"/>
                    </w:rPr>
                    <w:t>1套</w:t>
                  </w:r>
                </w:p>
              </w:tc>
            </w:tr>
            <w:tr w14:paraId="41ABA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57129440">
                  <w:pPr>
                    <w:rPr>
                      <w:rFonts w:hint="eastAsia" w:ascii="宋体" w:hAnsi="宋体"/>
                      <w:szCs w:val="21"/>
                    </w:rPr>
                  </w:pPr>
                  <w:r>
                    <w:rPr>
                      <w:rFonts w:hint="eastAsia" w:ascii="宋体" w:hAnsi="宋体"/>
                      <w:szCs w:val="21"/>
                    </w:rPr>
                    <w:t>2</w:t>
                  </w:r>
                </w:p>
              </w:tc>
              <w:tc>
                <w:tcPr>
                  <w:tcW w:w="6202" w:type="dxa"/>
                  <w:vAlign w:val="center"/>
                </w:tcPr>
                <w:p w14:paraId="7ECE3C0E">
                  <w:pPr>
                    <w:rPr>
                      <w:rFonts w:hint="eastAsia" w:ascii="宋体" w:hAnsi="宋体"/>
                      <w:szCs w:val="21"/>
                    </w:rPr>
                  </w:pPr>
                  <w:r>
                    <w:t>舱室照度计算与光照分布仿真模块</w:t>
                  </w:r>
                </w:p>
              </w:tc>
              <w:tc>
                <w:tcPr>
                  <w:tcW w:w="1074" w:type="dxa"/>
                  <w:vAlign w:val="center"/>
                </w:tcPr>
                <w:p w14:paraId="48E2D900">
                  <w:pPr>
                    <w:jc w:val="center"/>
                    <w:rPr>
                      <w:rFonts w:hint="eastAsia" w:ascii="宋体" w:hAnsi="宋体"/>
                      <w:szCs w:val="21"/>
                    </w:rPr>
                  </w:pPr>
                  <w:r>
                    <w:rPr>
                      <w:rFonts w:hint="eastAsia" w:ascii="宋体" w:hAnsi="宋体"/>
                      <w:szCs w:val="21"/>
                    </w:rPr>
                    <w:t>1个</w:t>
                  </w:r>
                </w:p>
              </w:tc>
            </w:tr>
            <w:tr w14:paraId="3F39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725F3FC6">
                  <w:pPr>
                    <w:rPr>
                      <w:rFonts w:hint="eastAsia" w:ascii="宋体" w:hAnsi="宋体"/>
                      <w:szCs w:val="21"/>
                    </w:rPr>
                  </w:pPr>
                  <w:r>
                    <w:rPr>
                      <w:rFonts w:hint="eastAsia" w:ascii="宋体" w:hAnsi="宋体"/>
                      <w:szCs w:val="21"/>
                    </w:rPr>
                    <w:t>3</w:t>
                  </w:r>
                </w:p>
              </w:tc>
              <w:tc>
                <w:tcPr>
                  <w:tcW w:w="6202" w:type="dxa"/>
                  <w:vAlign w:val="center"/>
                </w:tcPr>
                <w:p w14:paraId="4B1E8EAF">
                  <w:pPr>
                    <w:rPr>
                      <w:rFonts w:hint="eastAsia" w:ascii="宋体" w:hAnsi="宋体"/>
                      <w:szCs w:val="21"/>
                    </w:rPr>
                  </w:pPr>
                  <w:r>
                    <w:rPr>
                      <w:rFonts w:ascii="宋体" w:hAnsi="宋体"/>
                      <w:szCs w:val="21"/>
                    </w:rPr>
                    <w:t>灯具智能选型与配置模块</w:t>
                  </w:r>
                </w:p>
              </w:tc>
              <w:tc>
                <w:tcPr>
                  <w:tcW w:w="1074" w:type="dxa"/>
                  <w:vAlign w:val="center"/>
                </w:tcPr>
                <w:p w14:paraId="6E549DDF">
                  <w:pPr>
                    <w:jc w:val="center"/>
                    <w:rPr>
                      <w:rFonts w:hint="eastAsia" w:ascii="宋体" w:hAnsi="宋体"/>
                      <w:szCs w:val="21"/>
                    </w:rPr>
                  </w:pPr>
                  <w:r>
                    <w:rPr>
                      <w:rFonts w:hint="eastAsia" w:ascii="宋体" w:hAnsi="宋体"/>
                      <w:szCs w:val="21"/>
                    </w:rPr>
                    <w:t>1个</w:t>
                  </w:r>
                </w:p>
              </w:tc>
            </w:tr>
          </w:tbl>
          <w:p w14:paraId="191B1FF1">
            <w:pPr>
              <w:pStyle w:val="4"/>
            </w:pPr>
            <w:r>
              <w:rPr>
                <w:rFonts w:hint="eastAsia"/>
              </w:rPr>
              <w:t>课题5</w:t>
            </w:r>
            <w:r>
              <w:t>舱室照明设备二维智能布局与优化技术研究</w:t>
            </w:r>
          </w:p>
          <w:p w14:paraId="40A51B72">
            <w:r>
              <w:rPr>
                <w:rFonts w:hint="eastAsia"/>
              </w:rPr>
              <w:t>根据以上研究专题，项目实施完毕后，可形成以下技术成果：</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6202"/>
              <w:gridCol w:w="1074"/>
            </w:tblGrid>
            <w:tr w14:paraId="0EBB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191AB56A">
                  <w:pPr>
                    <w:jc w:val="center"/>
                    <w:rPr>
                      <w:rFonts w:hint="eastAsia" w:ascii="宋体" w:hAnsi="宋体"/>
                      <w:b/>
                      <w:szCs w:val="21"/>
                    </w:rPr>
                  </w:pPr>
                  <w:r>
                    <w:rPr>
                      <w:rFonts w:hint="eastAsia" w:ascii="宋体" w:hAnsi="宋体"/>
                      <w:b/>
                      <w:szCs w:val="21"/>
                    </w:rPr>
                    <w:t>序号</w:t>
                  </w:r>
                </w:p>
              </w:tc>
              <w:tc>
                <w:tcPr>
                  <w:tcW w:w="6202" w:type="dxa"/>
                  <w:vAlign w:val="center"/>
                </w:tcPr>
                <w:p w14:paraId="30AE648C">
                  <w:pPr>
                    <w:jc w:val="center"/>
                    <w:rPr>
                      <w:rFonts w:hint="eastAsia" w:ascii="宋体" w:hAnsi="宋体"/>
                      <w:b/>
                      <w:szCs w:val="21"/>
                    </w:rPr>
                  </w:pPr>
                  <w:r>
                    <w:rPr>
                      <w:rFonts w:hint="eastAsia" w:ascii="宋体" w:hAnsi="宋体"/>
                      <w:b/>
                      <w:szCs w:val="21"/>
                    </w:rPr>
                    <w:t>技术成果</w:t>
                  </w:r>
                </w:p>
              </w:tc>
              <w:tc>
                <w:tcPr>
                  <w:tcW w:w="1074" w:type="dxa"/>
                  <w:vAlign w:val="center"/>
                </w:tcPr>
                <w:p w14:paraId="2D541BD0">
                  <w:pPr>
                    <w:jc w:val="center"/>
                    <w:rPr>
                      <w:rFonts w:hint="eastAsia" w:ascii="宋体" w:hAnsi="宋体"/>
                      <w:b/>
                      <w:szCs w:val="21"/>
                    </w:rPr>
                  </w:pPr>
                  <w:r>
                    <w:rPr>
                      <w:rFonts w:hint="eastAsia" w:ascii="宋体" w:hAnsi="宋体"/>
                      <w:b/>
                      <w:szCs w:val="21"/>
                    </w:rPr>
                    <w:t>数量</w:t>
                  </w:r>
                </w:p>
              </w:tc>
            </w:tr>
            <w:tr w14:paraId="1A1E2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54328339">
                  <w:pPr>
                    <w:rPr>
                      <w:rFonts w:hint="eastAsia" w:ascii="宋体" w:hAnsi="宋体"/>
                      <w:szCs w:val="21"/>
                    </w:rPr>
                  </w:pPr>
                  <w:r>
                    <w:rPr>
                      <w:rFonts w:hint="eastAsia" w:ascii="宋体" w:hAnsi="宋体"/>
                      <w:szCs w:val="21"/>
                    </w:rPr>
                    <w:t>1</w:t>
                  </w:r>
                </w:p>
              </w:tc>
              <w:tc>
                <w:tcPr>
                  <w:tcW w:w="6202" w:type="dxa"/>
                  <w:vAlign w:val="center"/>
                </w:tcPr>
                <w:p w14:paraId="30E0FC39">
                  <w:pPr>
                    <w:rPr>
                      <w:rFonts w:hint="eastAsia" w:ascii="宋体" w:hAnsi="宋体"/>
                      <w:szCs w:val="21"/>
                    </w:rPr>
                  </w:pPr>
                  <w:r>
                    <w:rPr>
                      <w:rFonts w:hint="eastAsia"/>
                    </w:rPr>
                    <w:t>舱室照明设备二维智能布局设计软件系统</w:t>
                  </w:r>
                </w:p>
              </w:tc>
              <w:tc>
                <w:tcPr>
                  <w:tcW w:w="1074" w:type="dxa"/>
                  <w:vAlign w:val="center"/>
                </w:tcPr>
                <w:p w14:paraId="4238DA5E">
                  <w:pPr>
                    <w:jc w:val="center"/>
                    <w:rPr>
                      <w:rFonts w:hint="eastAsia" w:ascii="宋体" w:hAnsi="宋体"/>
                      <w:szCs w:val="21"/>
                    </w:rPr>
                  </w:pPr>
                  <w:r>
                    <w:rPr>
                      <w:rFonts w:hint="eastAsia" w:ascii="宋体" w:hAnsi="宋体"/>
                      <w:szCs w:val="21"/>
                    </w:rPr>
                    <w:t>1套</w:t>
                  </w:r>
                </w:p>
              </w:tc>
            </w:tr>
            <w:tr w14:paraId="51A41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112A572A">
                  <w:pPr>
                    <w:rPr>
                      <w:rFonts w:hint="eastAsia" w:ascii="宋体" w:hAnsi="宋体"/>
                      <w:szCs w:val="21"/>
                    </w:rPr>
                  </w:pPr>
                  <w:r>
                    <w:rPr>
                      <w:rFonts w:hint="eastAsia" w:ascii="宋体" w:hAnsi="宋体"/>
                      <w:szCs w:val="21"/>
                    </w:rPr>
                    <w:t>2</w:t>
                  </w:r>
                </w:p>
              </w:tc>
              <w:tc>
                <w:tcPr>
                  <w:tcW w:w="6202" w:type="dxa"/>
                  <w:vAlign w:val="center"/>
                </w:tcPr>
                <w:p w14:paraId="205E9251">
                  <w:pPr>
                    <w:rPr>
                      <w:rFonts w:hint="eastAsia" w:ascii="宋体" w:hAnsi="宋体"/>
                      <w:szCs w:val="21"/>
                    </w:rPr>
                  </w:pPr>
                  <w:r>
                    <w:rPr>
                      <w:rFonts w:hint="eastAsia"/>
                    </w:rPr>
                    <w:t>照明设备自动布局优化模块</w:t>
                  </w:r>
                </w:p>
              </w:tc>
              <w:tc>
                <w:tcPr>
                  <w:tcW w:w="1074" w:type="dxa"/>
                  <w:vAlign w:val="center"/>
                </w:tcPr>
                <w:p w14:paraId="671FFFC5">
                  <w:pPr>
                    <w:jc w:val="center"/>
                    <w:rPr>
                      <w:rFonts w:hint="eastAsia" w:ascii="宋体" w:hAnsi="宋体"/>
                      <w:szCs w:val="21"/>
                    </w:rPr>
                  </w:pPr>
                  <w:r>
                    <w:rPr>
                      <w:rFonts w:hint="eastAsia" w:ascii="宋体" w:hAnsi="宋体"/>
                      <w:szCs w:val="21"/>
                    </w:rPr>
                    <w:t>1个</w:t>
                  </w:r>
                </w:p>
              </w:tc>
            </w:tr>
          </w:tbl>
          <w:p w14:paraId="1F921833">
            <w:pPr>
              <w:pStyle w:val="4"/>
              <w:ind w:firstLine="0"/>
            </w:pPr>
          </w:p>
          <w:p w14:paraId="42B72BA7">
            <w:pPr>
              <w:pStyle w:val="8"/>
              <w:spacing w:line="390" w:lineRule="exact"/>
              <w:ind w:firstLine="0" w:firstLineChars="0"/>
              <w:rPr>
                <w:rFonts w:hint="eastAsia" w:ascii="宋体" w:hAnsi="宋体"/>
                <w:b/>
                <w:bCs/>
                <w:color w:val="0D0D0D"/>
              </w:rPr>
            </w:pPr>
            <w:r>
              <w:rPr>
                <w:rFonts w:hint="eastAsia" w:ascii="宋体" w:hAnsi="宋体"/>
                <w:b/>
                <w:bCs/>
                <w:color w:val="0D0D0D"/>
              </w:rPr>
              <w:t>（二）主要知识产权成果</w:t>
            </w:r>
          </w:p>
          <w:p w14:paraId="08127851">
            <w:r>
              <w:rPr>
                <w:rFonts w:hint="eastAsia"/>
              </w:rPr>
              <w:t>根据以上研究专题，项目实施完毕后，可形成以下技术成果：</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6202"/>
              <w:gridCol w:w="1074"/>
            </w:tblGrid>
            <w:tr w14:paraId="0DAAF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479E7C50">
                  <w:pPr>
                    <w:jc w:val="center"/>
                    <w:rPr>
                      <w:rFonts w:hint="eastAsia" w:ascii="宋体" w:hAnsi="宋体"/>
                      <w:b/>
                      <w:szCs w:val="21"/>
                    </w:rPr>
                  </w:pPr>
                  <w:r>
                    <w:rPr>
                      <w:rFonts w:hint="eastAsia" w:ascii="宋体" w:hAnsi="宋体"/>
                      <w:b/>
                      <w:szCs w:val="21"/>
                    </w:rPr>
                    <w:t>序号</w:t>
                  </w:r>
                </w:p>
              </w:tc>
              <w:tc>
                <w:tcPr>
                  <w:tcW w:w="6202" w:type="dxa"/>
                  <w:vAlign w:val="center"/>
                </w:tcPr>
                <w:p w14:paraId="2613EE71">
                  <w:pPr>
                    <w:jc w:val="center"/>
                    <w:rPr>
                      <w:rFonts w:hint="eastAsia" w:ascii="宋体" w:hAnsi="宋体"/>
                      <w:b/>
                      <w:szCs w:val="21"/>
                    </w:rPr>
                  </w:pPr>
                  <w:r>
                    <w:rPr>
                      <w:rFonts w:hint="eastAsia" w:ascii="宋体" w:hAnsi="宋体"/>
                      <w:b/>
                      <w:szCs w:val="21"/>
                    </w:rPr>
                    <w:t>技术成果</w:t>
                  </w:r>
                </w:p>
              </w:tc>
              <w:tc>
                <w:tcPr>
                  <w:tcW w:w="1074" w:type="dxa"/>
                  <w:vAlign w:val="center"/>
                </w:tcPr>
                <w:p w14:paraId="65AF35AC">
                  <w:pPr>
                    <w:jc w:val="center"/>
                    <w:rPr>
                      <w:rFonts w:hint="eastAsia" w:ascii="宋体" w:hAnsi="宋体"/>
                      <w:b/>
                      <w:szCs w:val="21"/>
                    </w:rPr>
                  </w:pPr>
                  <w:r>
                    <w:rPr>
                      <w:rFonts w:hint="eastAsia" w:ascii="宋体" w:hAnsi="宋体"/>
                      <w:b/>
                      <w:szCs w:val="21"/>
                    </w:rPr>
                    <w:t>数量</w:t>
                  </w:r>
                </w:p>
              </w:tc>
            </w:tr>
            <w:tr w14:paraId="0CA15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72226156">
                  <w:pPr>
                    <w:rPr>
                      <w:rFonts w:hint="eastAsia" w:ascii="宋体" w:hAnsi="宋体"/>
                      <w:szCs w:val="21"/>
                    </w:rPr>
                  </w:pPr>
                  <w:r>
                    <w:rPr>
                      <w:rFonts w:hint="eastAsia" w:ascii="宋体" w:hAnsi="宋体"/>
                      <w:szCs w:val="21"/>
                    </w:rPr>
                    <w:t>1</w:t>
                  </w:r>
                </w:p>
              </w:tc>
              <w:tc>
                <w:tcPr>
                  <w:tcW w:w="6202" w:type="dxa"/>
                  <w:vAlign w:val="center"/>
                </w:tcPr>
                <w:p w14:paraId="2BFD0D1D">
                  <w:pPr>
                    <w:rPr>
                      <w:rFonts w:hint="eastAsia" w:ascii="宋体" w:hAnsi="宋体"/>
                      <w:szCs w:val="21"/>
                    </w:rPr>
                  </w:pPr>
                  <w:r>
                    <w:rPr>
                      <w:rFonts w:hint="eastAsia"/>
                    </w:rPr>
                    <w:t>发表论文</w:t>
                  </w:r>
                </w:p>
              </w:tc>
              <w:tc>
                <w:tcPr>
                  <w:tcW w:w="1074" w:type="dxa"/>
                  <w:vAlign w:val="center"/>
                </w:tcPr>
                <w:p w14:paraId="25ECE887">
                  <w:pPr>
                    <w:jc w:val="center"/>
                    <w:rPr>
                      <w:rFonts w:hint="eastAsia" w:ascii="宋体" w:hAnsi="宋体"/>
                      <w:szCs w:val="21"/>
                    </w:rPr>
                  </w:pPr>
                  <w:r>
                    <w:rPr>
                      <w:rFonts w:hint="eastAsia" w:ascii="宋体" w:hAnsi="宋体"/>
                      <w:szCs w:val="21"/>
                    </w:rPr>
                    <w:t>≥</w:t>
                  </w:r>
                </w:p>
              </w:tc>
            </w:tr>
            <w:tr w14:paraId="129E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24CB8368">
                  <w:pPr>
                    <w:rPr>
                      <w:rFonts w:hint="eastAsia" w:ascii="宋体" w:hAnsi="宋体"/>
                      <w:szCs w:val="21"/>
                    </w:rPr>
                  </w:pPr>
                  <w:r>
                    <w:rPr>
                      <w:rFonts w:hint="eastAsia" w:ascii="宋体" w:hAnsi="宋体"/>
                      <w:szCs w:val="21"/>
                    </w:rPr>
                    <w:t>2</w:t>
                  </w:r>
                </w:p>
              </w:tc>
              <w:tc>
                <w:tcPr>
                  <w:tcW w:w="6202" w:type="dxa"/>
                  <w:vAlign w:val="center"/>
                </w:tcPr>
                <w:p w14:paraId="2E7CECC5">
                  <w:pPr>
                    <w:rPr>
                      <w:rFonts w:hint="eastAsia" w:ascii="宋体" w:hAnsi="宋体"/>
                      <w:szCs w:val="21"/>
                    </w:rPr>
                  </w:pPr>
                  <w:r>
                    <w:rPr>
                      <w:rFonts w:hint="eastAsia" w:ascii="宋体" w:hAnsi="宋体"/>
                      <w:szCs w:val="21"/>
                    </w:rPr>
                    <w:t>申报软件著作权</w:t>
                  </w:r>
                </w:p>
              </w:tc>
              <w:tc>
                <w:tcPr>
                  <w:tcW w:w="1074" w:type="dxa"/>
                  <w:vAlign w:val="center"/>
                </w:tcPr>
                <w:p w14:paraId="0994200E">
                  <w:pPr>
                    <w:jc w:val="center"/>
                    <w:rPr>
                      <w:rFonts w:hint="eastAsia" w:ascii="宋体" w:hAnsi="宋体"/>
                      <w:szCs w:val="21"/>
                    </w:rPr>
                  </w:pPr>
                  <w:r>
                    <w:rPr>
                      <w:rFonts w:hint="eastAsia" w:ascii="宋体" w:hAnsi="宋体"/>
                      <w:szCs w:val="21"/>
                    </w:rPr>
                    <w:t>≥</w:t>
                  </w:r>
                </w:p>
              </w:tc>
            </w:tr>
            <w:tr w14:paraId="110DE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62FF7EC0">
                  <w:pPr>
                    <w:rPr>
                      <w:rFonts w:hint="eastAsia" w:ascii="宋体" w:hAnsi="宋体"/>
                      <w:szCs w:val="21"/>
                    </w:rPr>
                  </w:pPr>
                  <w:r>
                    <w:rPr>
                      <w:rFonts w:hint="eastAsia" w:ascii="宋体" w:hAnsi="宋体"/>
                      <w:szCs w:val="21"/>
                    </w:rPr>
                    <w:t>3</w:t>
                  </w:r>
                </w:p>
              </w:tc>
              <w:tc>
                <w:tcPr>
                  <w:tcW w:w="6202" w:type="dxa"/>
                  <w:vAlign w:val="center"/>
                </w:tcPr>
                <w:p w14:paraId="7EAE7133">
                  <w:pPr>
                    <w:rPr>
                      <w:rFonts w:hint="eastAsia" w:ascii="宋体" w:hAnsi="宋体"/>
                      <w:szCs w:val="21"/>
                    </w:rPr>
                  </w:pPr>
                  <w:r>
                    <w:rPr>
                      <w:rFonts w:hint="eastAsia" w:ascii="宋体" w:hAnsi="宋体"/>
                      <w:szCs w:val="21"/>
                    </w:rPr>
                    <w:t>申报国家发明专利</w:t>
                  </w:r>
                </w:p>
              </w:tc>
              <w:tc>
                <w:tcPr>
                  <w:tcW w:w="1074" w:type="dxa"/>
                  <w:vAlign w:val="center"/>
                </w:tcPr>
                <w:p w14:paraId="0539AF7C">
                  <w:pPr>
                    <w:jc w:val="center"/>
                    <w:rPr>
                      <w:rFonts w:hint="eastAsia" w:ascii="宋体" w:hAnsi="宋体"/>
                      <w:szCs w:val="21"/>
                    </w:rPr>
                  </w:pPr>
                  <w:r>
                    <w:rPr>
                      <w:rFonts w:hint="eastAsia" w:ascii="宋体" w:hAnsi="宋体"/>
                      <w:szCs w:val="21"/>
                    </w:rPr>
                    <w:t>≥</w:t>
                  </w:r>
                </w:p>
              </w:tc>
            </w:tr>
          </w:tbl>
          <w:p w14:paraId="30C3DB39">
            <w:pPr>
              <w:pStyle w:val="8"/>
              <w:spacing w:line="390" w:lineRule="exact"/>
              <w:ind w:firstLine="0" w:firstLineChars="0"/>
              <w:rPr>
                <w:rFonts w:hint="eastAsia" w:ascii="宋体" w:hAnsi="宋体"/>
                <w:color w:val="0D0D0D"/>
              </w:rPr>
            </w:pPr>
          </w:p>
        </w:tc>
      </w:tr>
      <w:tr w14:paraId="30C3DB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65" w:hRule="atLeast"/>
          <w:jc w:val="center"/>
        </w:trPr>
        <w:tc>
          <w:tcPr>
            <w:tcW w:w="9398" w:type="dxa"/>
            <w:gridSpan w:val="2"/>
            <w:tcBorders>
              <w:top w:val="single" w:color="auto" w:sz="4" w:space="0"/>
              <w:left w:val="single" w:color="auto" w:sz="12" w:space="0"/>
              <w:bottom w:val="single" w:color="000000" w:sz="4" w:space="0"/>
              <w:right w:val="single" w:color="auto" w:sz="12" w:space="0"/>
            </w:tcBorders>
          </w:tcPr>
          <w:p w14:paraId="30C3DB3B">
            <w:pPr>
              <w:pStyle w:val="8"/>
              <w:numPr>
                <w:ilvl w:val="0"/>
                <w:numId w:val="1"/>
              </w:numPr>
              <w:spacing w:line="390" w:lineRule="exact"/>
              <w:ind w:firstLineChars="0"/>
              <w:jc w:val="left"/>
              <w:rPr>
                <w:rFonts w:hint="eastAsia" w:ascii="宋体" w:hAnsi="宋体"/>
                <w:b/>
                <w:bCs/>
                <w:color w:val="0D0D0D"/>
              </w:rPr>
            </w:pPr>
            <w:r>
              <w:rPr>
                <w:rFonts w:hint="eastAsia" w:ascii="宋体" w:hAnsi="宋体"/>
                <w:b/>
                <w:bCs/>
                <w:color w:val="0D0D0D"/>
              </w:rPr>
              <w:t>结论和建议：</w:t>
            </w:r>
          </w:p>
          <w:p w14:paraId="62964E79">
            <w:pPr>
              <w:pStyle w:val="8"/>
              <w:spacing w:line="390" w:lineRule="exact"/>
              <w:rPr>
                <w:rFonts w:hint="eastAsia" w:ascii="宋体" w:hAnsi="宋体" w:cs="仿宋"/>
                <w:kern w:val="0"/>
              </w:rPr>
            </w:pPr>
            <w:r>
              <w:rPr>
                <w:rFonts w:hint="eastAsia" w:ascii="宋体" w:hAnsi="宋体" w:cs="仿宋"/>
                <w:kern w:val="0"/>
              </w:rPr>
              <w:t>本项目通过人工智能技术与船舶电气设计业务场景的深度融合，既深度契合招商局集团“AI+”战略部署，又响应集团推进“AI+高端装备”战略和工程设计数字化转型的发展方向。项目聚焦船舶电气设计这一典型工程设计场景，围绕配电系统图生成式设计、设计一致性智能校验以及舱室照明设计智能化等关键环节开展研究，推动传统依赖人工经验的电气设计流程向数据驱动与智能辅助设计模式转变，为集团在工程设计领域开展“AI+”应用提供具有示范意义的技术实践。</w:t>
            </w:r>
          </w:p>
          <w:p w14:paraId="209B2D08">
            <w:pPr>
              <w:pStyle w:val="8"/>
              <w:spacing w:line="390" w:lineRule="exact"/>
              <w:rPr>
                <w:rFonts w:hint="eastAsia" w:ascii="宋体" w:hAnsi="宋体" w:cs="仿宋"/>
                <w:kern w:val="0"/>
              </w:rPr>
            </w:pPr>
            <w:r>
              <w:rPr>
                <w:rFonts w:hint="eastAsia" w:ascii="宋体" w:hAnsi="宋体" w:cs="仿宋"/>
                <w:kern w:val="0"/>
              </w:rPr>
              <w:t>本项目通过构建AI辅助的船舶电气设计技术体系，将负载清单解析、配电拓扑自动生成、原理图智能绘制、设计一致性校验以及舱室照明设计等关键环节进行系统整合。其中，基于负载清单的配电原理自动生成研究，可实现配电系统结构的自动推导，为电气设计提供基础数据；配电系统原理图智能绘制与布局研究，可实现配电系统原理图图的自动生成与规范化表达；基于配电拓扑的一致性智能校验与参数核算研究，可对设计方案进行自动校核，提高设计准确性；舱室照明照度计算与灯具智能选型以及照明设备智能布局研究，则为船舶照明设计提供辅助计算与优化能力。通过上述技术的协同应用，形成覆盖“设计数据解析—系统结构生成—图纸自动绘制—设计校核—方案优化”的智能化设计流程。</w:t>
            </w:r>
          </w:p>
          <w:p w14:paraId="41604A77">
            <w:pPr>
              <w:pStyle w:val="8"/>
              <w:spacing w:line="390" w:lineRule="exact"/>
              <w:rPr>
                <w:rFonts w:hint="eastAsia" w:ascii="宋体" w:hAnsi="宋体" w:cs="仿宋"/>
                <w:kern w:val="0"/>
              </w:rPr>
            </w:pPr>
            <w:r>
              <w:rPr>
                <w:rFonts w:hint="eastAsia" w:ascii="宋体" w:hAnsi="宋体" w:cs="仿宋"/>
                <w:kern w:val="0"/>
              </w:rPr>
              <w:t>同时，本项目在研究过程中将逐步沉淀船舶电气设计相关的规则设计知识经验资源。这些结构化设计知识不仅可以支撑本项目系统运行，还能够为集团后续船舶设计软件系统开发和智能设计应用提供重要数据基础，推动船舶设计知识从经验型积累向数字化资产沉淀转变，为集团在高端装备设计领域持续推进“AI+设计”应用奠定基础。</w:t>
            </w:r>
          </w:p>
          <w:p w14:paraId="30C3DB3F">
            <w:pPr>
              <w:pStyle w:val="8"/>
              <w:spacing w:line="390" w:lineRule="exact"/>
              <w:rPr>
                <w:rFonts w:hint="eastAsia" w:ascii="宋体" w:hAnsi="宋体"/>
                <w:color w:val="0D0D0D"/>
              </w:rPr>
            </w:pPr>
            <w:r>
              <w:rPr>
                <w:rFonts w:hint="eastAsia" w:ascii="宋体" w:hAnsi="宋体" w:cs="仿宋"/>
                <w:kern w:val="0"/>
              </w:rPr>
              <w:t>因此建议集团同意该项目立项，尽快组织开展相关研究与系统建设工作，通过项目实施推动人工智能技术在船舶设计领域的落地应用，为集团“AI+高端装备”战略提供可复制、可推广的工程实践案例。</w:t>
            </w:r>
          </w:p>
        </w:tc>
      </w:tr>
      <w:tr w14:paraId="30C3DB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12" w:hRule="atLeast"/>
          <w:jc w:val="center"/>
        </w:trPr>
        <w:tc>
          <w:tcPr>
            <w:tcW w:w="9398" w:type="dxa"/>
            <w:gridSpan w:val="2"/>
            <w:tcBorders>
              <w:top w:val="single" w:color="auto" w:sz="4" w:space="0"/>
              <w:left w:val="single" w:color="auto" w:sz="12" w:space="0"/>
              <w:bottom w:val="single" w:color="000000" w:sz="4" w:space="0"/>
              <w:right w:val="single" w:color="auto" w:sz="12" w:space="0"/>
            </w:tcBorders>
          </w:tcPr>
          <w:p w14:paraId="30C3DB41">
            <w:pPr>
              <w:pStyle w:val="8"/>
              <w:spacing w:line="390" w:lineRule="exact"/>
              <w:ind w:firstLine="0" w:firstLineChars="0"/>
              <w:jc w:val="left"/>
              <w:rPr>
                <w:rFonts w:hint="eastAsia" w:ascii="宋体" w:hAnsi="宋体"/>
                <w:color w:val="0D0D0D"/>
              </w:rPr>
            </w:pPr>
          </w:p>
          <w:p w14:paraId="30C3DB42">
            <w:pPr>
              <w:pStyle w:val="8"/>
              <w:numPr>
                <w:ilvl w:val="0"/>
                <w:numId w:val="1"/>
              </w:numPr>
              <w:spacing w:line="390" w:lineRule="exact"/>
              <w:ind w:firstLineChars="0"/>
              <w:jc w:val="left"/>
              <w:rPr>
                <w:rFonts w:hint="eastAsia" w:ascii="宋体" w:hAnsi="宋体"/>
                <w:color w:val="0D0D0D"/>
              </w:rPr>
            </w:pPr>
            <w:r>
              <w:rPr>
                <w:rFonts w:hint="eastAsia" w:ascii="宋体" w:hAnsi="宋体"/>
                <w:b/>
                <w:bCs/>
                <w:color w:val="0D0D0D"/>
              </w:rPr>
              <w:t>公司意见：</w:t>
            </w:r>
          </w:p>
          <w:p w14:paraId="30C3DB43">
            <w:pPr>
              <w:pStyle w:val="8"/>
              <w:spacing w:line="390" w:lineRule="exact"/>
              <w:ind w:firstLine="0" w:firstLineChars="0"/>
              <w:jc w:val="left"/>
              <w:rPr>
                <w:rFonts w:hint="eastAsia" w:ascii="宋体" w:hAnsi="宋体"/>
                <w:b/>
                <w:bCs/>
                <w:color w:val="0D0D0D"/>
              </w:rPr>
            </w:pPr>
          </w:p>
          <w:p w14:paraId="30C3DB45">
            <w:pPr>
              <w:pStyle w:val="8"/>
              <w:spacing w:line="390" w:lineRule="exact"/>
              <w:ind w:firstLine="0" w:firstLineChars="0"/>
              <w:jc w:val="left"/>
              <w:rPr>
                <w:rFonts w:hint="eastAsia" w:ascii="宋体" w:hAnsi="宋体"/>
                <w:b/>
                <w:bCs/>
                <w:color w:val="0D0D0D"/>
              </w:rPr>
            </w:pPr>
          </w:p>
          <w:p w14:paraId="37776C99">
            <w:pPr>
              <w:pStyle w:val="8"/>
              <w:spacing w:line="390" w:lineRule="exact"/>
              <w:ind w:firstLine="0" w:firstLineChars="0"/>
              <w:jc w:val="left"/>
              <w:rPr>
                <w:rFonts w:hint="eastAsia" w:ascii="宋体" w:hAnsi="宋体"/>
                <w:b/>
                <w:bCs/>
                <w:color w:val="0D0D0D"/>
              </w:rPr>
            </w:pPr>
          </w:p>
          <w:p w14:paraId="10FB255C">
            <w:pPr>
              <w:pStyle w:val="8"/>
              <w:spacing w:line="390" w:lineRule="exact"/>
              <w:ind w:firstLine="0" w:firstLineChars="0"/>
              <w:jc w:val="left"/>
              <w:rPr>
                <w:rFonts w:hint="eastAsia" w:ascii="宋体" w:hAnsi="宋体"/>
                <w:b/>
                <w:bCs/>
                <w:color w:val="0D0D0D"/>
              </w:rPr>
            </w:pPr>
          </w:p>
          <w:p w14:paraId="3DA8D75D">
            <w:pPr>
              <w:pStyle w:val="8"/>
              <w:spacing w:line="390" w:lineRule="exact"/>
              <w:ind w:firstLine="0" w:firstLineChars="0"/>
              <w:jc w:val="left"/>
              <w:rPr>
                <w:rFonts w:hint="eastAsia" w:ascii="宋体" w:hAnsi="宋体"/>
                <w:b/>
                <w:bCs/>
                <w:color w:val="0D0D0D"/>
              </w:rPr>
            </w:pPr>
          </w:p>
          <w:p w14:paraId="66CDE21F">
            <w:pPr>
              <w:pStyle w:val="8"/>
              <w:spacing w:line="390" w:lineRule="exact"/>
              <w:ind w:firstLine="0" w:firstLineChars="0"/>
              <w:jc w:val="left"/>
              <w:rPr>
                <w:rFonts w:hint="eastAsia" w:ascii="宋体" w:hAnsi="宋体"/>
                <w:b/>
                <w:bCs/>
                <w:color w:val="0D0D0D"/>
              </w:rPr>
            </w:pPr>
          </w:p>
          <w:p w14:paraId="64130F13">
            <w:pPr>
              <w:pStyle w:val="8"/>
              <w:spacing w:line="390" w:lineRule="exact"/>
              <w:ind w:firstLine="0" w:firstLineChars="0"/>
              <w:jc w:val="left"/>
              <w:rPr>
                <w:rFonts w:hint="eastAsia" w:ascii="宋体" w:hAnsi="宋体"/>
                <w:b/>
                <w:bCs/>
                <w:color w:val="0D0D0D"/>
              </w:rPr>
            </w:pPr>
          </w:p>
          <w:p w14:paraId="30C3DB4B">
            <w:pPr>
              <w:pStyle w:val="8"/>
              <w:spacing w:line="390" w:lineRule="exact"/>
              <w:ind w:firstLine="0" w:firstLineChars="0"/>
              <w:rPr>
                <w:rFonts w:hint="eastAsia" w:ascii="宋体" w:hAnsi="宋体"/>
                <w:color w:val="0D0D0D"/>
              </w:rPr>
            </w:pPr>
            <w:r>
              <w:rPr>
                <w:rFonts w:hint="eastAsia" w:ascii="宋体" w:hAnsi="宋体"/>
                <w:color w:val="0D0D0D"/>
              </w:rPr>
              <w:t xml:space="preserve"> </w:t>
            </w:r>
            <w:r>
              <w:rPr>
                <w:rFonts w:ascii="宋体" w:hAnsi="宋体"/>
                <w:color w:val="0D0D0D"/>
              </w:rPr>
              <w:t xml:space="preserve">                                                             年</w:t>
            </w:r>
            <w:r>
              <w:rPr>
                <w:rFonts w:hint="eastAsia" w:ascii="宋体" w:hAnsi="宋体"/>
                <w:color w:val="0D0D0D"/>
              </w:rPr>
              <w:t xml:space="preserve"> </w:t>
            </w:r>
            <w:r>
              <w:rPr>
                <w:rFonts w:ascii="宋体" w:hAnsi="宋体"/>
                <w:color w:val="0D0D0D"/>
              </w:rPr>
              <w:t xml:space="preserve">  月</w:t>
            </w:r>
            <w:r>
              <w:rPr>
                <w:rFonts w:hint="eastAsia" w:ascii="宋体" w:hAnsi="宋体"/>
                <w:color w:val="0D0D0D"/>
              </w:rPr>
              <w:t xml:space="preserve"> </w:t>
            </w:r>
            <w:r>
              <w:rPr>
                <w:rFonts w:ascii="宋体" w:hAnsi="宋体"/>
                <w:color w:val="0D0D0D"/>
              </w:rPr>
              <w:t xml:space="preserve">  日</w:t>
            </w:r>
          </w:p>
        </w:tc>
      </w:tr>
    </w:tbl>
    <w:p w14:paraId="30C3DB4D"/>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ED71C1"/>
    <w:multiLevelType w:val="multilevel"/>
    <w:tmpl w:val="06ED71C1"/>
    <w:lvl w:ilvl="0" w:tentative="0">
      <w:start w:val="6"/>
      <w:numFmt w:val="japaneseCounting"/>
      <w:lvlText w:val="%1、"/>
      <w:lvlJc w:val="left"/>
      <w:pPr>
        <w:ind w:left="510" w:hanging="51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97E4646"/>
    <w:multiLevelType w:val="singleLevel"/>
    <w:tmpl w:val="097E4646"/>
    <w:lvl w:ilvl="0" w:tentative="0">
      <w:start w:val="1"/>
      <w:numFmt w:val="decimal"/>
      <w:suff w:val="nothing"/>
      <w:lvlText w:val="%1、"/>
      <w:lvlJc w:val="left"/>
    </w:lvl>
  </w:abstractNum>
  <w:abstractNum w:abstractNumId="2">
    <w:nsid w:val="30170CB2"/>
    <w:multiLevelType w:val="singleLevel"/>
    <w:tmpl w:val="30170CB2"/>
    <w:lvl w:ilvl="0" w:tentative="0">
      <w:start w:val="1"/>
      <w:numFmt w:val="decimal"/>
      <w:suff w:val="nothing"/>
      <w:lvlText w:val="%1、"/>
      <w:lvlJc w:val="left"/>
    </w:lvl>
  </w:abstractNum>
  <w:abstractNum w:abstractNumId="3">
    <w:nsid w:val="32CD0E44"/>
    <w:multiLevelType w:val="singleLevel"/>
    <w:tmpl w:val="32CD0E44"/>
    <w:lvl w:ilvl="0" w:tentative="0">
      <w:start w:val="1"/>
      <w:numFmt w:val="decimal"/>
      <w:suff w:val="nothing"/>
      <w:lvlText w:val="%1、"/>
      <w:lvlJc w:val="left"/>
    </w:lvl>
  </w:abstractNum>
  <w:abstractNum w:abstractNumId="4">
    <w:nsid w:val="6536252D"/>
    <w:multiLevelType w:val="singleLevel"/>
    <w:tmpl w:val="6536252D"/>
    <w:lvl w:ilvl="0" w:tentative="0">
      <w:start w:val="1"/>
      <w:numFmt w:val="decimal"/>
      <w:suff w:val="nothing"/>
      <w:lvlText w:val="%1、"/>
      <w:lvlJc w:val="left"/>
    </w:lvl>
  </w:abstractNum>
  <w:abstractNum w:abstractNumId="5">
    <w:nsid w:val="71F8193C"/>
    <w:multiLevelType w:val="singleLevel"/>
    <w:tmpl w:val="71F8193C"/>
    <w:lvl w:ilvl="0" w:tentative="0">
      <w:start w:val="1"/>
      <w:numFmt w:val="decimal"/>
      <w:suff w:val="nothing"/>
      <w:lvlText w:val="%1、"/>
      <w:lvlJc w:val="left"/>
    </w:lvl>
  </w:abstractNum>
  <w:num w:numId="1">
    <w:abstractNumId w:val="0"/>
  </w:num>
  <w:num w:numId="2">
    <w:abstractNumId w:val="5"/>
  </w:num>
  <w:num w:numId="3">
    <w:abstractNumId w:val="2"/>
  </w:num>
  <w:num w:numId="4">
    <w:abstractNumId w:val="4"/>
  </w:num>
  <w:num w:numId="5">
    <w:abstractNumId w:val="1"/>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2898510">
    <w15:presenceInfo w15:providerId="WPS Office" w15:userId="7086543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trackRevisions w:val="1"/>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I5MmQzNzMwMTE5YzA3ODI4NmFiNmEyZWViOWYyM2IifQ=="/>
  </w:docVars>
  <w:rsids>
    <w:rsidRoot w:val="00172A27"/>
    <w:rsid w:val="00000A06"/>
    <w:rsid w:val="00001E56"/>
    <w:rsid w:val="00016DB8"/>
    <w:rsid w:val="00020797"/>
    <w:rsid w:val="00031D68"/>
    <w:rsid w:val="0003517E"/>
    <w:rsid w:val="000362F5"/>
    <w:rsid w:val="00040342"/>
    <w:rsid w:val="000506AD"/>
    <w:rsid w:val="00060AAB"/>
    <w:rsid w:val="00066475"/>
    <w:rsid w:val="000724F2"/>
    <w:rsid w:val="00072BA3"/>
    <w:rsid w:val="00076537"/>
    <w:rsid w:val="00076ACC"/>
    <w:rsid w:val="00083FE3"/>
    <w:rsid w:val="000843C3"/>
    <w:rsid w:val="000919DC"/>
    <w:rsid w:val="00097840"/>
    <w:rsid w:val="000D4DA0"/>
    <w:rsid w:val="000D76BB"/>
    <w:rsid w:val="000E2236"/>
    <w:rsid w:val="000E7EA2"/>
    <w:rsid w:val="000F28C1"/>
    <w:rsid w:val="000F5997"/>
    <w:rsid w:val="000F7645"/>
    <w:rsid w:val="00101F2B"/>
    <w:rsid w:val="0010318E"/>
    <w:rsid w:val="0010704D"/>
    <w:rsid w:val="0011634C"/>
    <w:rsid w:val="001174B2"/>
    <w:rsid w:val="0012230B"/>
    <w:rsid w:val="00122C8D"/>
    <w:rsid w:val="001238CA"/>
    <w:rsid w:val="00137C1B"/>
    <w:rsid w:val="0014512A"/>
    <w:rsid w:val="00157B6B"/>
    <w:rsid w:val="00161E7C"/>
    <w:rsid w:val="00172A27"/>
    <w:rsid w:val="00182DF0"/>
    <w:rsid w:val="00183E87"/>
    <w:rsid w:val="00187BD2"/>
    <w:rsid w:val="00187D69"/>
    <w:rsid w:val="00191725"/>
    <w:rsid w:val="001A5530"/>
    <w:rsid w:val="001B086F"/>
    <w:rsid w:val="001B0AF8"/>
    <w:rsid w:val="001C116F"/>
    <w:rsid w:val="001C2A8A"/>
    <w:rsid w:val="001C2C10"/>
    <w:rsid w:val="001D449C"/>
    <w:rsid w:val="001E1700"/>
    <w:rsid w:val="001E2FC5"/>
    <w:rsid w:val="001E4C93"/>
    <w:rsid w:val="001F06A8"/>
    <w:rsid w:val="001F5B80"/>
    <w:rsid w:val="001F6784"/>
    <w:rsid w:val="00203B10"/>
    <w:rsid w:val="002058B9"/>
    <w:rsid w:val="0021077D"/>
    <w:rsid w:val="00211DE5"/>
    <w:rsid w:val="0021406C"/>
    <w:rsid w:val="00221876"/>
    <w:rsid w:val="00221FCC"/>
    <w:rsid w:val="00222607"/>
    <w:rsid w:val="0022690D"/>
    <w:rsid w:val="00235433"/>
    <w:rsid w:val="002368A4"/>
    <w:rsid w:val="00244018"/>
    <w:rsid w:val="002472FA"/>
    <w:rsid w:val="002639A6"/>
    <w:rsid w:val="00271C5D"/>
    <w:rsid w:val="00273B1B"/>
    <w:rsid w:val="00273B67"/>
    <w:rsid w:val="00275A2E"/>
    <w:rsid w:val="00281A4D"/>
    <w:rsid w:val="00286874"/>
    <w:rsid w:val="002924D0"/>
    <w:rsid w:val="00293E3D"/>
    <w:rsid w:val="002957F2"/>
    <w:rsid w:val="002A37AF"/>
    <w:rsid w:val="002A45EE"/>
    <w:rsid w:val="002A6947"/>
    <w:rsid w:val="002B1879"/>
    <w:rsid w:val="002B3259"/>
    <w:rsid w:val="002D01B2"/>
    <w:rsid w:val="002D411A"/>
    <w:rsid w:val="002D7BA8"/>
    <w:rsid w:val="002E4D9D"/>
    <w:rsid w:val="002E7233"/>
    <w:rsid w:val="002F50FD"/>
    <w:rsid w:val="00300FD8"/>
    <w:rsid w:val="00302097"/>
    <w:rsid w:val="00304744"/>
    <w:rsid w:val="00317BA3"/>
    <w:rsid w:val="0032137B"/>
    <w:rsid w:val="00324A8B"/>
    <w:rsid w:val="00330A65"/>
    <w:rsid w:val="00333FA2"/>
    <w:rsid w:val="00357CFD"/>
    <w:rsid w:val="00370F68"/>
    <w:rsid w:val="0038000F"/>
    <w:rsid w:val="00380325"/>
    <w:rsid w:val="00380ADC"/>
    <w:rsid w:val="0038285C"/>
    <w:rsid w:val="00387369"/>
    <w:rsid w:val="003943B3"/>
    <w:rsid w:val="003950EA"/>
    <w:rsid w:val="003A5E3E"/>
    <w:rsid w:val="003A7D96"/>
    <w:rsid w:val="003B257D"/>
    <w:rsid w:val="003B4241"/>
    <w:rsid w:val="003C0472"/>
    <w:rsid w:val="003C1B3C"/>
    <w:rsid w:val="003C3963"/>
    <w:rsid w:val="003C4625"/>
    <w:rsid w:val="003C574D"/>
    <w:rsid w:val="003D63D7"/>
    <w:rsid w:val="003D78D2"/>
    <w:rsid w:val="003F1F5F"/>
    <w:rsid w:val="003F2EEA"/>
    <w:rsid w:val="003F5F8E"/>
    <w:rsid w:val="003F694C"/>
    <w:rsid w:val="00405EC2"/>
    <w:rsid w:val="00407435"/>
    <w:rsid w:val="00407CBD"/>
    <w:rsid w:val="00411BD8"/>
    <w:rsid w:val="00426FDA"/>
    <w:rsid w:val="00431F55"/>
    <w:rsid w:val="004329A3"/>
    <w:rsid w:val="004337B0"/>
    <w:rsid w:val="004378F1"/>
    <w:rsid w:val="00440A92"/>
    <w:rsid w:val="004410EF"/>
    <w:rsid w:val="004419F8"/>
    <w:rsid w:val="00442BA0"/>
    <w:rsid w:val="004522F5"/>
    <w:rsid w:val="00453210"/>
    <w:rsid w:val="00457341"/>
    <w:rsid w:val="0046006A"/>
    <w:rsid w:val="0046109E"/>
    <w:rsid w:val="00461D75"/>
    <w:rsid w:val="00477A25"/>
    <w:rsid w:val="00477FDB"/>
    <w:rsid w:val="00484FFB"/>
    <w:rsid w:val="00485E60"/>
    <w:rsid w:val="004B0881"/>
    <w:rsid w:val="004C1F73"/>
    <w:rsid w:val="004C2552"/>
    <w:rsid w:val="004D33B2"/>
    <w:rsid w:val="004D47E9"/>
    <w:rsid w:val="004D48B1"/>
    <w:rsid w:val="004D5A09"/>
    <w:rsid w:val="004E2AFF"/>
    <w:rsid w:val="004E3263"/>
    <w:rsid w:val="004F082F"/>
    <w:rsid w:val="00500807"/>
    <w:rsid w:val="00503DC9"/>
    <w:rsid w:val="0053336A"/>
    <w:rsid w:val="00540122"/>
    <w:rsid w:val="00541C7B"/>
    <w:rsid w:val="00545D3F"/>
    <w:rsid w:val="005469EA"/>
    <w:rsid w:val="005546E4"/>
    <w:rsid w:val="005556E7"/>
    <w:rsid w:val="005663AA"/>
    <w:rsid w:val="00576601"/>
    <w:rsid w:val="00582E65"/>
    <w:rsid w:val="0058586F"/>
    <w:rsid w:val="005925AD"/>
    <w:rsid w:val="00595D3B"/>
    <w:rsid w:val="005A1563"/>
    <w:rsid w:val="005B095D"/>
    <w:rsid w:val="005B0D15"/>
    <w:rsid w:val="005B288B"/>
    <w:rsid w:val="005B58A7"/>
    <w:rsid w:val="005C21B2"/>
    <w:rsid w:val="005C5DBC"/>
    <w:rsid w:val="005C68AB"/>
    <w:rsid w:val="005E6E86"/>
    <w:rsid w:val="005F3C54"/>
    <w:rsid w:val="005F5E5C"/>
    <w:rsid w:val="00601B97"/>
    <w:rsid w:val="006042B4"/>
    <w:rsid w:val="00612F1A"/>
    <w:rsid w:val="00622018"/>
    <w:rsid w:val="00633E59"/>
    <w:rsid w:val="00635E18"/>
    <w:rsid w:val="006374C1"/>
    <w:rsid w:val="00644644"/>
    <w:rsid w:val="00645B33"/>
    <w:rsid w:val="00651C88"/>
    <w:rsid w:val="00672C6C"/>
    <w:rsid w:val="006806AC"/>
    <w:rsid w:val="00681EF1"/>
    <w:rsid w:val="00683D91"/>
    <w:rsid w:val="00683E44"/>
    <w:rsid w:val="006869ED"/>
    <w:rsid w:val="0068777E"/>
    <w:rsid w:val="006A48E8"/>
    <w:rsid w:val="006A4B76"/>
    <w:rsid w:val="006B0E22"/>
    <w:rsid w:val="006C1D30"/>
    <w:rsid w:val="006C1E44"/>
    <w:rsid w:val="006C34B6"/>
    <w:rsid w:val="006C51F1"/>
    <w:rsid w:val="006C5990"/>
    <w:rsid w:val="00703573"/>
    <w:rsid w:val="00703D10"/>
    <w:rsid w:val="00704F89"/>
    <w:rsid w:val="0071259E"/>
    <w:rsid w:val="0071290D"/>
    <w:rsid w:val="00716124"/>
    <w:rsid w:val="007245F3"/>
    <w:rsid w:val="007262CC"/>
    <w:rsid w:val="00727B20"/>
    <w:rsid w:val="0073494F"/>
    <w:rsid w:val="007409E9"/>
    <w:rsid w:val="00742EF8"/>
    <w:rsid w:val="00747481"/>
    <w:rsid w:val="007574A2"/>
    <w:rsid w:val="0077553D"/>
    <w:rsid w:val="00782C2F"/>
    <w:rsid w:val="0078378C"/>
    <w:rsid w:val="0079519F"/>
    <w:rsid w:val="007A17AB"/>
    <w:rsid w:val="007A2A5B"/>
    <w:rsid w:val="007A7801"/>
    <w:rsid w:val="007C06D6"/>
    <w:rsid w:val="007D4895"/>
    <w:rsid w:val="007D7E58"/>
    <w:rsid w:val="007E0431"/>
    <w:rsid w:val="007E3E52"/>
    <w:rsid w:val="007E6533"/>
    <w:rsid w:val="007F0532"/>
    <w:rsid w:val="00800A19"/>
    <w:rsid w:val="00801321"/>
    <w:rsid w:val="00802FD6"/>
    <w:rsid w:val="00811411"/>
    <w:rsid w:val="00811973"/>
    <w:rsid w:val="00822251"/>
    <w:rsid w:val="00823526"/>
    <w:rsid w:val="00823593"/>
    <w:rsid w:val="008237C2"/>
    <w:rsid w:val="00824DA5"/>
    <w:rsid w:val="0082679A"/>
    <w:rsid w:val="00830B51"/>
    <w:rsid w:val="00832153"/>
    <w:rsid w:val="00833E06"/>
    <w:rsid w:val="008344D7"/>
    <w:rsid w:val="00843F51"/>
    <w:rsid w:val="00850E22"/>
    <w:rsid w:val="0086723D"/>
    <w:rsid w:val="00875A55"/>
    <w:rsid w:val="0087781D"/>
    <w:rsid w:val="008814E4"/>
    <w:rsid w:val="008871F0"/>
    <w:rsid w:val="00892E89"/>
    <w:rsid w:val="00896CA2"/>
    <w:rsid w:val="00896FC7"/>
    <w:rsid w:val="008A1DFA"/>
    <w:rsid w:val="008A4B3B"/>
    <w:rsid w:val="008A6517"/>
    <w:rsid w:val="008B2B9B"/>
    <w:rsid w:val="008C5347"/>
    <w:rsid w:val="008D708F"/>
    <w:rsid w:val="008F2D9A"/>
    <w:rsid w:val="009010E1"/>
    <w:rsid w:val="009049CF"/>
    <w:rsid w:val="009146D0"/>
    <w:rsid w:val="0091669C"/>
    <w:rsid w:val="00924E27"/>
    <w:rsid w:val="009273BF"/>
    <w:rsid w:val="00931A99"/>
    <w:rsid w:val="00943D58"/>
    <w:rsid w:val="00947046"/>
    <w:rsid w:val="00947447"/>
    <w:rsid w:val="009476ED"/>
    <w:rsid w:val="00960BAA"/>
    <w:rsid w:val="00960E35"/>
    <w:rsid w:val="00971185"/>
    <w:rsid w:val="00971BCD"/>
    <w:rsid w:val="00975F5B"/>
    <w:rsid w:val="00976581"/>
    <w:rsid w:val="0097677F"/>
    <w:rsid w:val="00976E83"/>
    <w:rsid w:val="00986805"/>
    <w:rsid w:val="00987E39"/>
    <w:rsid w:val="00991A80"/>
    <w:rsid w:val="009B0A32"/>
    <w:rsid w:val="009B46F2"/>
    <w:rsid w:val="009B78CF"/>
    <w:rsid w:val="009B7BBA"/>
    <w:rsid w:val="009C3C20"/>
    <w:rsid w:val="009C7AD3"/>
    <w:rsid w:val="009D1C8C"/>
    <w:rsid w:val="009D311F"/>
    <w:rsid w:val="009E24AA"/>
    <w:rsid w:val="009E5373"/>
    <w:rsid w:val="009F10B3"/>
    <w:rsid w:val="009F65FF"/>
    <w:rsid w:val="009F6DC1"/>
    <w:rsid w:val="00A017B8"/>
    <w:rsid w:val="00A03AD5"/>
    <w:rsid w:val="00A05CFC"/>
    <w:rsid w:val="00A07D51"/>
    <w:rsid w:val="00A1278B"/>
    <w:rsid w:val="00A12B9A"/>
    <w:rsid w:val="00A14EE7"/>
    <w:rsid w:val="00A21F59"/>
    <w:rsid w:val="00A23072"/>
    <w:rsid w:val="00A24221"/>
    <w:rsid w:val="00A261AD"/>
    <w:rsid w:val="00A26269"/>
    <w:rsid w:val="00A33241"/>
    <w:rsid w:val="00A43D72"/>
    <w:rsid w:val="00A51A2A"/>
    <w:rsid w:val="00A52A0C"/>
    <w:rsid w:val="00A60F73"/>
    <w:rsid w:val="00A613C9"/>
    <w:rsid w:val="00A628F0"/>
    <w:rsid w:val="00A63B83"/>
    <w:rsid w:val="00A814D9"/>
    <w:rsid w:val="00A817A2"/>
    <w:rsid w:val="00A83F3B"/>
    <w:rsid w:val="00A9130D"/>
    <w:rsid w:val="00AB508F"/>
    <w:rsid w:val="00AC116B"/>
    <w:rsid w:val="00AC19B7"/>
    <w:rsid w:val="00AD2AE5"/>
    <w:rsid w:val="00AD7E4D"/>
    <w:rsid w:val="00AE5B97"/>
    <w:rsid w:val="00AE6620"/>
    <w:rsid w:val="00AF26A7"/>
    <w:rsid w:val="00AF67E0"/>
    <w:rsid w:val="00B01522"/>
    <w:rsid w:val="00B117F9"/>
    <w:rsid w:val="00B13DD8"/>
    <w:rsid w:val="00B15EA8"/>
    <w:rsid w:val="00B25C36"/>
    <w:rsid w:val="00B30051"/>
    <w:rsid w:val="00B305A9"/>
    <w:rsid w:val="00B50303"/>
    <w:rsid w:val="00B634E6"/>
    <w:rsid w:val="00B72444"/>
    <w:rsid w:val="00B72FCF"/>
    <w:rsid w:val="00B76DBC"/>
    <w:rsid w:val="00B80382"/>
    <w:rsid w:val="00B81890"/>
    <w:rsid w:val="00B85892"/>
    <w:rsid w:val="00B950C3"/>
    <w:rsid w:val="00B96621"/>
    <w:rsid w:val="00BA2D0C"/>
    <w:rsid w:val="00BA3ABC"/>
    <w:rsid w:val="00BA3C97"/>
    <w:rsid w:val="00BA4E2C"/>
    <w:rsid w:val="00BA6D0C"/>
    <w:rsid w:val="00BB0C07"/>
    <w:rsid w:val="00BB4234"/>
    <w:rsid w:val="00BC5711"/>
    <w:rsid w:val="00BD076D"/>
    <w:rsid w:val="00BD356C"/>
    <w:rsid w:val="00BD7EFF"/>
    <w:rsid w:val="00BE15A0"/>
    <w:rsid w:val="00BE242C"/>
    <w:rsid w:val="00BE2602"/>
    <w:rsid w:val="00BF051A"/>
    <w:rsid w:val="00BF07C8"/>
    <w:rsid w:val="00BF2291"/>
    <w:rsid w:val="00BF4B94"/>
    <w:rsid w:val="00BF7F2D"/>
    <w:rsid w:val="00C0147C"/>
    <w:rsid w:val="00C025B0"/>
    <w:rsid w:val="00C03CA5"/>
    <w:rsid w:val="00C03DDE"/>
    <w:rsid w:val="00C13B0D"/>
    <w:rsid w:val="00C13C3C"/>
    <w:rsid w:val="00C15445"/>
    <w:rsid w:val="00C3164E"/>
    <w:rsid w:val="00C3419B"/>
    <w:rsid w:val="00C50FF4"/>
    <w:rsid w:val="00C5229F"/>
    <w:rsid w:val="00C75E35"/>
    <w:rsid w:val="00C768C8"/>
    <w:rsid w:val="00C9005D"/>
    <w:rsid w:val="00C9406F"/>
    <w:rsid w:val="00C94FCC"/>
    <w:rsid w:val="00CB15EA"/>
    <w:rsid w:val="00CC0627"/>
    <w:rsid w:val="00CC5DD8"/>
    <w:rsid w:val="00CD1FC4"/>
    <w:rsid w:val="00CD4C5F"/>
    <w:rsid w:val="00CE559D"/>
    <w:rsid w:val="00CE6783"/>
    <w:rsid w:val="00CE7A11"/>
    <w:rsid w:val="00CF0130"/>
    <w:rsid w:val="00CF4D5C"/>
    <w:rsid w:val="00CF4EA1"/>
    <w:rsid w:val="00D0642E"/>
    <w:rsid w:val="00D06684"/>
    <w:rsid w:val="00D1430D"/>
    <w:rsid w:val="00D15001"/>
    <w:rsid w:val="00D17E60"/>
    <w:rsid w:val="00D20414"/>
    <w:rsid w:val="00D2269A"/>
    <w:rsid w:val="00D31714"/>
    <w:rsid w:val="00D34058"/>
    <w:rsid w:val="00D760FD"/>
    <w:rsid w:val="00D807D6"/>
    <w:rsid w:val="00D85916"/>
    <w:rsid w:val="00D87AFD"/>
    <w:rsid w:val="00D90DDF"/>
    <w:rsid w:val="00D93131"/>
    <w:rsid w:val="00D943ED"/>
    <w:rsid w:val="00D945A4"/>
    <w:rsid w:val="00DA54C1"/>
    <w:rsid w:val="00DB5344"/>
    <w:rsid w:val="00DC3105"/>
    <w:rsid w:val="00DC3959"/>
    <w:rsid w:val="00DD62AF"/>
    <w:rsid w:val="00DE2A13"/>
    <w:rsid w:val="00E0362B"/>
    <w:rsid w:val="00E0469A"/>
    <w:rsid w:val="00E07572"/>
    <w:rsid w:val="00E07DB6"/>
    <w:rsid w:val="00E11C40"/>
    <w:rsid w:val="00E12F08"/>
    <w:rsid w:val="00E2340B"/>
    <w:rsid w:val="00E24E4B"/>
    <w:rsid w:val="00E36DC3"/>
    <w:rsid w:val="00E41B31"/>
    <w:rsid w:val="00E46A53"/>
    <w:rsid w:val="00E47436"/>
    <w:rsid w:val="00E504C3"/>
    <w:rsid w:val="00E52148"/>
    <w:rsid w:val="00E534C7"/>
    <w:rsid w:val="00E63599"/>
    <w:rsid w:val="00E654B7"/>
    <w:rsid w:val="00E65EBD"/>
    <w:rsid w:val="00E81B3C"/>
    <w:rsid w:val="00E86916"/>
    <w:rsid w:val="00E90175"/>
    <w:rsid w:val="00E91CE4"/>
    <w:rsid w:val="00E9797D"/>
    <w:rsid w:val="00EA121E"/>
    <w:rsid w:val="00EA1F63"/>
    <w:rsid w:val="00EA5688"/>
    <w:rsid w:val="00EA6C8A"/>
    <w:rsid w:val="00EB333E"/>
    <w:rsid w:val="00EB541F"/>
    <w:rsid w:val="00EB7E80"/>
    <w:rsid w:val="00EF179C"/>
    <w:rsid w:val="00EF3FA3"/>
    <w:rsid w:val="00F00014"/>
    <w:rsid w:val="00F04869"/>
    <w:rsid w:val="00F05AE9"/>
    <w:rsid w:val="00F05F90"/>
    <w:rsid w:val="00F0713F"/>
    <w:rsid w:val="00F116D7"/>
    <w:rsid w:val="00F15A46"/>
    <w:rsid w:val="00F23CEB"/>
    <w:rsid w:val="00F25F5B"/>
    <w:rsid w:val="00F301ED"/>
    <w:rsid w:val="00F32AA7"/>
    <w:rsid w:val="00F37160"/>
    <w:rsid w:val="00F41BAA"/>
    <w:rsid w:val="00F41E96"/>
    <w:rsid w:val="00F52F63"/>
    <w:rsid w:val="00F626B6"/>
    <w:rsid w:val="00F63B10"/>
    <w:rsid w:val="00F63DA4"/>
    <w:rsid w:val="00F6771E"/>
    <w:rsid w:val="00F701C4"/>
    <w:rsid w:val="00F712B1"/>
    <w:rsid w:val="00F713B0"/>
    <w:rsid w:val="00F7161F"/>
    <w:rsid w:val="00F729F2"/>
    <w:rsid w:val="00F737C8"/>
    <w:rsid w:val="00F74881"/>
    <w:rsid w:val="00F74C23"/>
    <w:rsid w:val="00F761E9"/>
    <w:rsid w:val="00F802DB"/>
    <w:rsid w:val="00F80C30"/>
    <w:rsid w:val="00F81A9D"/>
    <w:rsid w:val="00F86100"/>
    <w:rsid w:val="00F865E1"/>
    <w:rsid w:val="00FA2762"/>
    <w:rsid w:val="00FA2BD6"/>
    <w:rsid w:val="00FB0948"/>
    <w:rsid w:val="00FC0056"/>
    <w:rsid w:val="00FC1756"/>
    <w:rsid w:val="00FC40AE"/>
    <w:rsid w:val="00FC6D5B"/>
    <w:rsid w:val="00FC6E82"/>
    <w:rsid w:val="00FD2CFB"/>
    <w:rsid w:val="00FD3A51"/>
    <w:rsid w:val="00FD5A9F"/>
    <w:rsid w:val="00FE2BEC"/>
    <w:rsid w:val="00FF4C57"/>
    <w:rsid w:val="00FF6289"/>
    <w:rsid w:val="00FF70C7"/>
    <w:rsid w:val="01BF37C7"/>
    <w:rsid w:val="021872CE"/>
    <w:rsid w:val="0B5B09C6"/>
    <w:rsid w:val="0B642CE9"/>
    <w:rsid w:val="0CC84203"/>
    <w:rsid w:val="0D1937FE"/>
    <w:rsid w:val="10BB6180"/>
    <w:rsid w:val="12B96010"/>
    <w:rsid w:val="12E92120"/>
    <w:rsid w:val="16104A60"/>
    <w:rsid w:val="185B3038"/>
    <w:rsid w:val="19CA0B03"/>
    <w:rsid w:val="19FB2A6A"/>
    <w:rsid w:val="1A2917B0"/>
    <w:rsid w:val="1A2F02EE"/>
    <w:rsid w:val="1F7E7D9C"/>
    <w:rsid w:val="22B35517"/>
    <w:rsid w:val="24FC5429"/>
    <w:rsid w:val="25092FFD"/>
    <w:rsid w:val="25E45356"/>
    <w:rsid w:val="286C722D"/>
    <w:rsid w:val="2A7C105D"/>
    <w:rsid w:val="2D145C6B"/>
    <w:rsid w:val="2DC637DA"/>
    <w:rsid w:val="2F1209E6"/>
    <w:rsid w:val="301A6389"/>
    <w:rsid w:val="354C0591"/>
    <w:rsid w:val="358862C6"/>
    <w:rsid w:val="386D0B7F"/>
    <w:rsid w:val="388A074A"/>
    <w:rsid w:val="388F6045"/>
    <w:rsid w:val="39653E11"/>
    <w:rsid w:val="3ABE4AEC"/>
    <w:rsid w:val="3C497415"/>
    <w:rsid w:val="3C884E6E"/>
    <w:rsid w:val="3E6F6FF9"/>
    <w:rsid w:val="43BF3BAE"/>
    <w:rsid w:val="44D206E8"/>
    <w:rsid w:val="45046549"/>
    <w:rsid w:val="45BA6118"/>
    <w:rsid w:val="4BDD4295"/>
    <w:rsid w:val="4D78726E"/>
    <w:rsid w:val="4FAE3D6F"/>
    <w:rsid w:val="4FC67BA5"/>
    <w:rsid w:val="509526C4"/>
    <w:rsid w:val="51177336"/>
    <w:rsid w:val="52217F63"/>
    <w:rsid w:val="55807838"/>
    <w:rsid w:val="57EC36BB"/>
    <w:rsid w:val="5BE106D2"/>
    <w:rsid w:val="5DDB0D65"/>
    <w:rsid w:val="5FEC707E"/>
    <w:rsid w:val="600D6718"/>
    <w:rsid w:val="60BC19BA"/>
    <w:rsid w:val="620D0B1F"/>
    <w:rsid w:val="63C73188"/>
    <w:rsid w:val="644463E3"/>
    <w:rsid w:val="652A3134"/>
    <w:rsid w:val="656A1E1F"/>
    <w:rsid w:val="6DDB3AD0"/>
    <w:rsid w:val="711E0C09"/>
    <w:rsid w:val="7221115C"/>
    <w:rsid w:val="72CD184C"/>
    <w:rsid w:val="7428537F"/>
    <w:rsid w:val="74355B9D"/>
    <w:rsid w:val="7C003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100" w:beforeAutospacing="1" w:after="100" w:afterAutospacing="1"/>
      <w:outlineLvl w:val="1"/>
    </w:pPr>
    <w:rPr>
      <w:rFonts w:ascii="Arial" w:hAnsi="Arial" w:eastAsia="黑体"/>
      <w:b/>
      <w:bCs/>
      <w:sz w:val="32"/>
      <w:szCs w:val="28"/>
    </w:rPr>
  </w:style>
  <w:style w:type="paragraph" w:styleId="3">
    <w:name w:val="heading 3"/>
    <w:basedOn w:val="1"/>
    <w:next w:val="1"/>
    <w:qFormat/>
    <w:uiPriority w:val="0"/>
    <w:pPr>
      <w:keepNext/>
      <w:spacing w:before="240" w:after="60"/>
      <w:outlineLvl w:val="2"/>
    </w:pPr>
    <w:rPr>
      <w:rFonts w:ascii="Arial" w:hAnsi="Arial" w:eastAsia="黑体"/>
      <w:b/>
      <w:bCs/>
      <w:sz w:val="30"/>
      <w:szCs w:val="26"/>
    </w:rPr>
  </w:style>
  <w:style w:type="paragraph" w:styleId="4">
    <w:name w:val="heading 4"/>
    <w:basedOn w:val="1"/>
    <w:next w:val="1"/>
    <w:qFormat/>
    <w:uiPriority w:val="9"/>
    <w:pPr>
      <w:keepNext/>
      <w:keepLines/>
      <w:spacing w:line="408" w:lineRule="auto"/>
      <w:ind w:firstLine="562"/>
      <w:outlineLvl w:val="3"/>
    </w:pPr>
    <w:rPr>
      <w:rFonts w:ascii="Arial" w:hAnsi="Arial" w:eastAsia="黑体"/>
      <w:b/>
      <w:bCs/>
      <w:color w:val="1A1A1A"/>
      <w:szCs w:val="28"/>
    </w:rPr>
  </w:style>
  <w:style w:type="paragraph" w:styleId="5">
    <w:name w:val="heading 5"/>
    <w:basedOn w:val="1"/>
    <w:next w:val="1"/>
    <w:autoRedefine/>
    <w:unhideWhenUsed/>
    <w:qFormat/>
    <w:uiPriority w:val="0"/>
    <w:pPr>
      <w:keepNext/>
      <w:keepLines/>
      <w:spacing w:before="40" w:after="50" w:line="372" w:lineRule="auto"/>
      <w:outlineLvl w:val="4"/>
    </w:pPr>
    <w:rPr>
      <w:rFonts w:eastAsia="黑体"/>
      <w:b/>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16"/>
    <w:unhideWhenUsed/>
    <w:qFormat/>
    <w:uiPriority w:val="99"/>
    <w:pPr>
      <w:spacing w:after="120"/>
    </w:pPr>
  </w:style>
  <w:style w:type="paragraph" w:styleId="7">
    <w:name w:val="Body Text Indent"/>
    <w:basedOn w:val="1"/>
    <w:qFormat/>
    <w:uiPriority w:val="0"/>
    <w:pPr>
      <w:ind w:firstLine="540"/>
    </w:pPr>
  </w:style>
  <w:style w:type="paragraph" w:styleId="8">
    <w:name w:val="Plain Text"/>
    <w:basedOn w:val="1"/>
    <w:link w:val="17"/>
    <w:qFormat/>
    <w:uiPriority w:val="0"/>
    <w:pPr>
      <w:spacing w:line="360" w:lineRule="auto"/>
      <w:ind w:firstLine="480" w:firstLineChars="200"/>
    </w:pPr>
    <w:rPr>
      <w:rFonts w:ascii="仿宋_GB2312"/>
      <w:sz w:val="24"/>
    </w:rPr>
  </w:style>
  <w:style w:type="paragraph" w:styleId="9">
    <w:name w:val="Balloon Text"/>
    <w:basedOn w:val="1"/>
    <w:link w:val="18"/>
    <w:unhideWhenUsed/>
    <w:qFormat/>
    <w:uiPriority w:val="99"/>
    <w:rPr>
      <w:sz w:val="18"/>
      <w:szCs w:val="18"/>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Normal (Web)"/>
    <w:basedOn w:val="1"/>
    <w:unhideWhenUsed/>
    <w:qFormat/>
    <w:uiPriority w:val="99"/>
    <w:rPr>
      <w:sz w:val="24"/>
    </w:rPr>
  </w:style>
  <w:style w:type="table" w:styleId="14">
    <w:name w:val="Table Grid"/>
    <w:basedOn w:val="13"/>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正文文本 字符"/>
    <w:link w:val="6"/>
    <w:autoRedefine/>
    <w:semiHidden/>
    <w:qFormat/>
    <w:uiPriority w:val="99"/>
    <w:rPr>
      <w:kern w:val="2"/>
      <w:sz w:val="21"/>
      <w:szCs w:val="24"/>
    </w:rPr>
  </w:style>
  <w:style w:type="character" w:customStyle="1" w:styleId="17">
    <w:name w:val="纯文本 字符"/>
    <w:link w:val="8"/>
    <w:qFormat/>
    <w:uiPriority w:val="0"/>
    <w:rPr>
      <w:rFonts w:ascii="仿宋_GB2312"/>
      <w:kern w:val="2"/>
      <w:sz w:val="24"/>
      <w:szCs w:val="24"/>
    </w:rPr>
  </w:style>
  <w:style w:type="character" w:customStyle="1" w:styleId="18">
    <w:name w:val="批注框文本 字符"/>
    <w:link w:val="9"/>
    <w:semiHidden/>
    <w:qFormat/>
    <w:uiPriority w:val="99"/>
    <w:rPr>
      <w:kern w:val="2"/>
      <w:sz w:val="18"/>
      <w:szCs w:val="18"/>
    </w:rPr>
  </w:style>
  <w:style w:type="paragraph" w:customStyle="1" w:styleId="19">
    <w:name w:val="Table Paragraph"/>
    <w:basedOn w:val="1"/>
    <w:qFormat/>
    <w:uiPriority w:val="0"/>
    <w:pPr>
      <w:autoSpaceDE w:val="0"/>
      <w:autoSpaceDN w:val="0"/>
      <w:jc w:val="left"/>
    </w:pPr>
    <w:rPr>
      <w:rFonts w:ascii="宋体" w:hAnsi="宋体" w:cs="宋体"/>
      <w:kern w:val="0"/>
      <w:sz w:val="22"/>
      <w:szCs w:val="22"/>
      <w:lang w:eastAsia="en-US"/>
    </w:rPr>
  </w:style>
  <w:style w:type="paragraph" w:customStyle="1" w:styleId="20">
    <w:name w:val="paragraph"/>
    <w:basedOn w:val="1"/>
    <w:semiHidden/>
    <w:qFormat/>
    <w:uiPriority w:val="0"/>
    <w:pPr>
      <w:widowControl/>
      <w:spacing w:before="100" w:beforeAutospacing="1" w:after="100" w:afterAutospacing="1"/>
      <w:jc w:val="left"/>
    </w:pPr>
    <w:rPr>
      <w:rFonts w:ascii="等线" w:hAnsi="等线" w:eastAsia="等线"/>
      <w:kern w:val="0"/>
      <w:sz w:val="24"/>
    </w:rPr>
  </w:style>
  <w:style w:type="paragraph" w:styleId="21">
    <w:name w:val="List Paragraph"/>
    <w:basedOn w:val="1"/>
    <w:qFormat/>
    <w:uiPriority w:val="99"/>
    <w:pPr>
      <w:ind w:firstLine="42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PS%20Office\12.1.0.23542\office6\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e4370bf4-557a-428c-a453-bc5d39155bb0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423552B7</paraID>
      <start>0</start>
      <end>2</end>
      <status>modified</status>
      <modifiedWord>2.</modifiedWord>
      <trackRevisions>false</trackRevisions>
    </reviewItem>
    <reviewItem>
      <errorID>5018cce4-332f-48b5-972a-fb83d161a8f6</errorID>
      <errorWord>写作</errorWord>
      <group>L1_Word</group>
      <groupName>字词问题</groupName>
      <ability>L2_Typo</ability>
      <abilityName>字词错误</abilityName>
      <candidateList>
        <item>协作</item>
      </candidateList>
      <explain/>
      <paraID>389407BF</paraID>
      <start>81</start>
      <end>83</end>
      <status>unmodified</status>
      <modifiedWord/>
      <trackRevisions>false</trackRevisions>
    </reviewItem>
    <reviewItem>
      <errorID>f4414ac4-77c7-410a-b3a6-3f02371dd165</errorID>
      <errorWord>繁琐</errorWord>
      <group>L1_Word</group>
      <groupName>字词问题</groupName>
      <ability>L2_Typo</ability>
      <abilityName>字词错误</abilityName>
      <candidateList>
        <item>烦琐</item>
      </candidateList>
      <explain/>
      <paraID>4E7CB8EA</paraID>
      <start>20</start>
      <end>22</end>
      <status>modified</status>
      <modifiedWord>烦琐</modifiedWord>
      <trackRevisions>false</trackRevisions>
    </reviewItem>
    <reviewItem>
      <errorID>ec69ac0d-ab1c-4f2d-a006-9349fd302bf7</errorID>
      <errorWord>，</errorWord>
      <group>L1_Word</group>
      <groupName>字词问题</groupName>
      <ability>L2_Typo</ability>
      <abilityName>字词错误</abilityName>
      <candidateList>
        <item>，在</item>
      </candidateList>
      <explain/>
      <paraID>4E7CB8EA</paraID>
      <start>96</start>
      <end>97</end>
      <status>unmodified</status>
      <modifiedWord/>
      <trackRevisions>false</trackRevisions>
    </reviewItem>
    <reviewItem>
      <errorID>47d3290e-cb1f-473f-a69f-2c4f0911b593</errorID>
      <errorWord>规则</errorWord>
      <group>L1_Word</group>
      <groupName>字词问题</groupName>
      <ability>L2_Typo</ability>
      <abilityName>字词错误</abilityName>
      <candidateList>
        <item>规定</item>
      </candidateList>
      <explain>“执行～规则”搭配不当，建议修改为“执行～规定”。</explain>
      <paraID>26120E2E</paraID>
      <start>33</start>
      <end>35</end>
      <status>unmodified</status>
      <modifiedWord/>
      <trackRevisions>false</trackRevisions>
    </reviewItem>
    <reviewItem>
      <errorID>7fd25cc7-1602-4e99-89ff-9e3c051cc531</errorID>
      <errorWord>"</errorWord>
      <group>L1_Format</group>
      <groupName>格式问题</groupName>
      <ability>L2_HalfPunc</ability>
      <abilityName>全半角检查</abilityName>
      <candidateList>
        <item>“</item>
      </candidateList>
      <explain>文本全半角错误。</explain>
      <paraID> F98C212</paraID>
      <start>25</start>
      <end>26</end>
      <status>unmodified</status>
      <modifiedWord/>
      <trackRevisions>false</trackRevisions>
    </reviewItem>
    <reviewItem>
      <errorID>b2686579-f27f-4727-802b-4ac619a8db89</errorID>
      <errorWord>"</errorWord>
      <group>L1_Format</group>
      <groupName>格式问题</groupName>
      <ability>L2_HalfPunc</ability>
      <abilityName>全半角检查</abilityName>
      <candidateList>
        <item>”</item>
      </candidateList>
      <explain>文本全半角错误。</explain>
      <paraID> F98C212</paraID>
      <start>35</start>
      <end>36</end>
      <status>unmodified</status>
      <modifiedWord/>
      <trackRevisions>false</trackRevisions>
    </reviewItem>
    <reviewItem>
      <errorID>326efa26-03db-4238-8d3b-28850b8a7189</errorID>
      <errorWord>"</errorWord>
      <group>L1_Format</group>
      <groupName>格式问题</groupName>
      <ability>L2_HalfPunc</ability>
      <abilityName>全半角检查</abilityName>
      <candidateList>
        <item>“</item>
      </candidateList>
      <explain>文本全半角错误。</explain>
      <paraID> CF7D873</paraID>
      <start>9</start>
      <end>10</end>
      <status>unmodified</status>
      <modifiedWord/>
      <trackRevisions>false</trackRevisions>
    </reviewItem>
    <reviewItem>
      <errorID>527b1c1d-210f-44d4-a134-6a661013abf7</errorID>
      <errorWord>"</errorWord>
      <group>L1_Format</group>
      <groupName>格式问题</groupName>
      <ability>L2_HalfPunc</ability>
      <abilityName>全半角检查</abilityName>
      <candidateList>
        <item>”</item>
      </candidateList>
      <explain>文本全半角错误。</explain>
      <paraID> CF7D873</paraID>
      <start>24</start>
      <end>25</end>
      <status>unmodified</status>
      <modifiedWord/>
      <trackRevisions>false</trackRevisions>
    </reviewItem>
    <reviewItem>
      <errorID>312b3e20-b478-4d5e-a815-d3adb0e2c241</errorID>
      <errorWord>断管</errorWord>
      <group>L1_Word</group>
      <groupName>字词问题</groupName>
      <ability>L2_Typo</ability>
      <abilityName>字词错误</abilityName>
      <candidateList>
        <item>监管</item>
      </candidateList>
      <explain/>
      <paraID>4FA8FEC3</paraID>
      <start>6</start>
      <end>8</end>
      <status>unmodified</status>
      <modifiedWord/>
      <trackRevisions>false</trackRevisions>
    </reviewItem>
    <reviewItem>
      <errorID>702cfcaa-c58d-45ce-84db-48a7b4935947</errorID>
      <errorWord>”</errorWord>
      <group>L1_Punc</group>
      <groupName>标点问题</groupName>
      <ability>L2_Punc</ability>
      <abilityName>标点符号检查</abilityName>
      <candidateList/>
      <explain/>
      <paraID>4FA8FEC3</paraID>
      <start>23</start>
      <end>24</end>
      <status>unmodified</status>
      <modifiedWord/>
      <trackRevisions>false</trackRevisions>
    </reviewItem>
    <reviewItem>
      <errorID>f8f90d4e-acd1-4eb5-90b3-2e0cb2b3fe91</errorID>
      <errorWord>写作</errorWord>
      <group>L1_Word</group>
      <groupName>字词问题</groupName>
      <ability>L2_Typo</ability>
      <abilityName>字词错误</abilityName>
      <candidateList>
        <item>协作</item>
      </candidateList>
      <explain/>
      <paraID>1BBB9732</paraID>
      <start>7</start>
      <end>9</end>
      <status>unmodified</status>
      <modifiedWord/>
      <trackRevisions>false</trackRevisions>
    </reviewItem>
    <reviewItem>
      <errorID>411f3c09-eb5b-46b9-855a-f9c51c5cdc6c</errorID>
      <errorWord>写作</errorWord>
      <group>L1_Word</group>
      <groupName>字词问题</groupName>
      <ability>L2_Typo</ability>
      <abilityName>字词错误</abilityName>
      <candidateList>
        <item>协作</item>
      </candidateList>
      <explain/>
      <paraID>61A79920</paraID>
      <start>3</start>
      <end>5</end>
      <status>unmodified</status>
      <modifiedWord/>
      <trackRevisions>false</trackRevisions>
    </reviewItem>
    <reviewItem>
      <errorID>d692a482-8b41-4d6c-8b6d-31ef011721cc</errorID>
      <errorWord>写作</errorWord>
      <group>L1_Word</group>
      <groupName>字词问题</groupName>
      <ability>L2_Typo</ability>
      <abilityName>字词错误</abilityName>
      <candidateList>
        <item>协作</item>
      </candidateList>
      <explain/>
      <paraID>1EF5F9B1</paraID>
      <start>5</start>
      <end>7</end>
      <status>unmodified</status>
      <modifiedWord/>
      <trackRevisions>false</trackRevisions>
    </reviewItem>
    <reviewItem>
      <errorID>1dd7eea1-404f-4f9c-bf88-f91df338167e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48E3A4B0</paraID>
      <start>0</start>
      <end>2</end>
      <status>unmodified</status>
      <modifiedWord/>
      <trackRevisions>false</trackRevisions>
    </reviewItem>
    <reviewItem>
      <errorID>02f72481-44bc-4069-a092-c84a9bc596f3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3BD10A78</paraID>
      <start>0</start>
      <end>2</end>
      <status>unmodified</status>
      <modifiedWord/>
      <trackRevisions>false</trackRevisions>
    </reviewItem>
    <reviewItem>
      <errorID>90c23c4f-deb0-4bab-99c9-987f02658025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71AB514B</paraID>
      <start>0</start>
      <end>2</end>
      <status>unmodified</status>
      <modifiedWord/>
      <trackRevisions>false</trackRevisions>
    </reviewItem>
    <reviewItem>
      <errorID>f8f90d4e-acd1-4eb5-90b3-2e0cb2b3fe91</errorID>
      <errorWord>写作</errorWord>
      <group>L1_Word</group>
      <groupName>字词问题</groupName>
      <ability>L2_Typo</ability>
      <abilityName>字词错误</abilityName>
      <candidateList>
        <item>协作</item>
      </candidateList>
      <explain/>
      <paraID>47E5B3D6</paraID>
      <start>7</start>
      <end>9</end>
      <status>unmodified</status>
      <modifiedWord/>
      <trackRevisions>false</trackRevisions>
    </reviewItem>
  </reviewItems>
  <config/>
</contractReview>
</file>

<file path=customXml/itemProps1.xml><?xml version="1.0" encoding="utf-8"?>
<ds:datastoreItem xmlns:ds="http://schemas.openxmlformats.org/officeDocument/2006/customXml" ds:itemID="{8E4DFE41-BFF6-4487-B2BA-F4602BA231AE}">
  <ds:schemaRefs/>
</ds:datastoreItem>
</file>

<file path=docProps/app.xml><?xml version="1.0" encoding="utf-8"?>
<Properties xmlns="http://schemas.openxmlformats.org/officeDocument/2006/extended-properties" xmlns:vt="http://schemas.openxmlformats.org/officeDocument/2006/docPropsVTypes">
  <Template>Normal.wpt</Template>
  <Company>cmhi</Company>
  <Pages>25</Pages>
  <Words>13871</Words>
  <Characters>14982</Characters>
  <Lines>114</Lines>
  <Paragraphs>32</Paragraphs>
  <TotalTime>16</TotalTime>
  <ScaleCrop>false</ScaleCrop>
  <LinksUpToDate>false</LinksUpToDate>
  <CharactersWithSpaces>15189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2026-03-06T05:54:00Z</dcterms:created>
  <dc:creator>zhangmeiling</dc:creator>
  <cp:lastModifiedBy>WPS_1742898510</cp:lastModifiedBy>
  <cp:lastPrinted>2021-05-25T07:28:00Z</cp:lastPrinted>
  <dcterms:modified xsi:type="dcterms:W3CDTF">2026-03-10T05:58:01Z</dcterms:modified>
  <dc:title>附件1</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E11BC5753F804D4DBA42971DC0A88B26_13</vt:lpwstr>
  </property>
  <property fmtid="{D5CDD505-2E9C-101B-9397-08002B2CF9AE}" pid="4" name="KSOTemplateDocerSaveRecord">
    <vt:lpwstr>eyJoZGlkIjoiMWM4MmVkOTA1MjFjYzMwZWNmZGFhODliZDBjZWU4YWMiLCJ1c2VySWQiOiIxNjg5ODEyNjg2In0=</vt:lpwstr>
  </property>
</Properties>
</file>